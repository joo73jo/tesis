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1D6C2" w14:textId="7063AF47" w:rsidR="001B6E45" w:rsidRPr="00065FC0" w:rsidRDefault="001B6E45" w:rsidP="33451DAE">
      <w:pPr>
        <w:spacing w:line="360" w:lineRule="auto"/>
        <w:jc w:val="center"/>
        <w:rPr>
          <w:rFonts w:ascii="Arial" w:hAnsi="Arial" w:cs="Arial"/>
          <w:color w:val="000000"/>
        </w:rPr>
      </w:pPr>
      <w:r w:rsidRPr="00065FC0">
        <w:rPr>
          <w:rFonts w:ascii="Arial" w:hAnsi="Arial" w:cs="Arial"/>
          <w:b/>
          <w:bCs/>
          <w:color w:val="000000" w:themeColor="text1"/>
          <w:sz w:val="48"/>
          <w:szCs w:val="48"/>
        </w:rPr>
        <w:t>ESCUELA POLITÉCNICA NACIONAL</w:t>
      </w:r>
      <w:r w:rsidRPr="00065FC0">
        <w:rPr>
          <w:rFonts w:ascii="Arial" w:hAnsi="Arial" w:cs="Arial"/>
          <w:rPrChange w:id="0" w:author="JOEL ALEJANDRO PARRA MARANON" w:date="2025-12-07T21:04:00Z" w16du:dateUtc="2025-12-08T02:04:00Z">
            <w:rPr/>
          </w:rPrChange>
        </w:rPr>
        <w:br/>
      </w:r>
    </w:p>
    <w:p w14:paraId="761888BF" w14:textId="77777777" w:rsidR="001B6E45" w:rsidRPr="00065FC0" w:rsidRDefault="001B6E45" w:rsidP="001B6E45">
      <w:pPr>
        <w:spacing w:line="360" w:lineRule="auto"/>
        <w:rPr>
          <w:rFonts w:ascii="Arial" w:hAnsi="Arial" w:cs="Arial"/>
          <w:color w:val="000000"/>
          <w:sz w:val="27"/>
          <w:szCs w:val="27"/>
        </w:rPr>
      </w:pPr>
    </w:p>
    <w:p w14:paraId="2642F10A" w14:textId="7EF1B9E6" w:rsidR="001B6E45" w:rsidRPr="00065FC0" w:rsidRDefault="00890E61" w:rsidP="005172BD">
      <w:pPr>
        <w:spacing w:line="360" w:lineRule="auto"/>
        <w:jc w:val="center"/>
        <w:rPr>
          <w:rFonts w:ascii="Arial" w:hAnsi="Arial" w:cs="Arial"/>
          <w:b/>
          <w:color w:val="000000"/>
          <w:sz w:val="32"/>
          <w:szCs w:val="32"/>
        </w:rPr>
      </w:pPr>
      <w:r w:rsidRPr="00065FC0">
        <w:rPr>
          <w:rFonts w:ascii="Arial" w:hAnsi="Arial" w:cs="Arial"/>
          <w:b/>
          <w:bCs/>
          <w:color w:val="000000" w:themeColor="text1"/>
          <w:sz w:val="32"/>
          <w:szCs w:val="32"/>
        </w:rPr>
        <w:t xml:space="preserve">ESCUELA DE FORMACIÓN DE </w:t>
      </w:r>
      <w:commentRangeStart w:id="1"/>
      <w:r w:rsidRPr="00065FC0">
        <w:rPr>
          <w:rFonts w:ascii="Arial" w:hAnsi="Arial" w:cs="Arial"/>
          <w:b/>
          <w:bCs/>
          <w:color w:val="000000" w:themeColor="text1"/>
          <w:sz w:val="32"/>
          <w:szCs w:val="32"/>
        </w:rPr>
        <w:t>TECNÓLOGOS</w:t>
      </w:r>
      <w:commentRangeEnd w:id="1"/>
      <w:r w:rsidR="00FA14B5" w:rsidRPr="00065FC0">
        <w:rPr>
          <w:rStyle w:val="Refdecomentario"/>
          <w:rFonts w:ascii="Arial" w:hAnsi="Arial" w:cs="Arial"/>
          <w:rPrChange w:id="2" w:author="JOEL ALEJANDRO PARRA MARANON" w:date="2025-12-07T21:04:00Z" w16du:dateUtc="2025-12-08T02:04:00Z">
            <w:rPr>
              <w:rStyle w:val="Refdecomentario"/>
            </w:rPr>
          </w:rPrChange>
        </w:rPr>
        <w:commentReference w:id="1"/>
      </w:r>
    </w:p>
    <w:p w14:paraId="50F43C15" w14:textId="77777777" w:rsidR="001B6E45" w:rsidRPr="00065FC0" w:rsidRDefault="001B6E45" w:rsidP="001B6E45">
      <w:pPr>
        <w:spacing w:line="360" w:lineRule="auto"/>
        <w:jc w:val="center"/>
        <w:rPr>
          <w:rFonts w:ascii="Arial" w:hAnsi="Arial" w:cs="Arial"/>
          <w:color w:val="000000"/>
          <w:sz w:val="27"/>
          <w:szCs w:val="27"/>
        </w:rPr>
      </w:pPr>
    </w:p>
    <w:p w14:paraId="6F802557" w14:textId="5F9DF33D" w:rsidR="001B6E45" w:rsidRPr="00065FC0" w:rsidRDefault="001B6E45" w:rsidP="33451DAE">
      <w:pPr>
        <w:spacing w:line="360" w:lineRule="auto"/>
        <w:jc w:val="center"/>
        <w:rPr>
          <w:rFonts w:ascii="Arial" w:hAnsi="Arial" w:cs="Arial"/>
          <w:color w:val="000000" w:themeColor="text1"/>
          <w:sz w:val="27"/>
          <w:szCs w:val="27"/>
        </w:rPr>
      </w:pPr>
    </w:p>
    <w:p w14:paraId="5631A6C0" w14:textId="735B9FA2" w:rsidR="001B6E45" w:rsidRPr="00065FC0" w:rsidRDefault="41D43E56" w:rsidP="33451DAE">
      <w:pPr>
        <w:spacing w:line="360" w:lineRule="auto"/>
        <w:jc w:val="center"/>
        <w:rPr>
          <w:rFonts w:ascii="Arial" w:hAnsi="Arial" w:cs="Arial"/>
          <w:rPrChange w:id="3" w:author="JOEL ALEJANDRO PARRA MARANON" w:date="2025-12-07T21:04:00Z" w16du:dateUtc="2025-12-08T02:04:00Z">
            <w:rPr/>
          </w:rPrChange>
        </w:rPr>
      </w:pPr>
      <w:r w:rsidRPr="00065FC0">
        <w:rPr>
          <w:rFonts w:ascii="Arial" w:hAnsi="Arial" w:cs="Arial"/>
          <w:b/>
          <w:bCs/>
          <w:color w:val="000000" w:themeColor="text1"/>
          <w:sz w:val="28"/>
          <w:szCs w:val="28"/>
        </w:rPr>
        <w:t>DESARROLLO DE SISTEMA PARA EL REGISTRO ESTUDIANTIL DE LA UNIDAD EDUCATIVA INTERCULTURAL BILING</w:t>
      </w:r>
      <w:r w:rsidR="006D6716" w:rsidRPr="00065FC0">
        <w:rPr>
          <w:rFonts w:ascii="Arial" w:hAnsi="Arial" w:cs="Arial"/>
          <w:b/>
          <w:bCs/>
          <w:color w:val="000000" w:themeColor="text1"/>
          <w:sz w:val="28"/>
          <w:szCs w:val="28"/>
        </w:rPr>
        <w:t>Ü</w:t>
      </w:r>
      <w:r w:rsidRPr="00065FC0">
        <w:rPr>
          <w:rFonts w:ascii="Arial" w:hAnsi="Arial" w:cs="Arial"/>
          <w:b/>
          <w:bCs/>
          <w:color w:val="000000" w:themeColor="text1"/>
          <w:sz w:val="28"/>
          <w:szCs w:val="28"/>
        </w:rPr>
        <w:t>E “TRÁNSITO AMAGUAÑA”</w:t>
      </w:r>
    </w:p>
    <w:p w14:paraId="4C30B77A" w14:textId="4C3C885A" w:rsidR="001B6E45" w:rsidRPr="00065FC0" w:rsidRDefault="41D43E56" w:rsidP="33451DAE">
      <w:pPr>
        <w:spacing w:line="360" w:lineRule="auto"/>
        <w:jc w:val="center"/>
        <w:rPr>
          <w:rFonts w:ascii="Arial" w:hAnsi="Arial" w:cs="Arial"/>
          <w:b/>
          <w:bCs/>
          <w:color w:val="000000" w:themeColor="text1"/>
          <w:sz w:val="28"/>
          <w:szCs w:val="28"/>
        </w:rPr>
      </w:pPr>
      <w:r w:rsidRPr="00065FC0">
        <w:rPr>
          <w:rFonts w:ascii="Arial" w:hAnsi="Arial" w:cs="Arial"/>
          <w:b/>
          <w:bCs/>
          <w:color w:val="000000" w:themeColor="text1"/>
          <w:sz w:val="28"/>
          <w:szCs w:val="28"/>
        </w:rPr>
        <w:t>APLICACIÓN MÓVIL</w:t>
      </w:r>
    </w:p>
    <w:p w14:paraId="03FBADCC" w14:textId="77777777" w:rsidR="001B6E45" w:rsidRPr="00065FC0" w:rsidRDefault="001B6E45" w:rsidP="001B6E45">
      <w:pPr>
        <w:spacing w:line="360" w:lineRule="auto"/>
        <w:jc w:val="center"/>
        <w:rPr>
          <w:rFonts w:ascii="Arial" w:hAnsi="Arial" w:cs="Arial"/>
          <w:color w:val="000000"/>
          <w:sz w:val="27"/>
          <w:szCs w:val="27"/>
        </w:rPr>
      </w:pPr>
    </w:p>
    <w:p w14:paraId="694722DB" w14:textId="4C0BB2BC" w:rsidR="001B6E45" w:rsidRPr="00065FC0" w:rsidRDefault="001B6E45" w:rsidP="001B6E45">
      <w:pPr>
        <w:spacing w:line="360" w:lineRule="auto"/>
        <w:jc w:val="center"/>
        <w:rPr>
          <w:rFonts w:ascii="Arial" w:hAnsi="Arial" w:cs="Arial"/>
          <w:b/>
          <w:color w:val="000000"/>
          <w:sz w:val="24"/>
          <w:szCs w:val="24"/>
        </w:rPr>
      </w:pPr>
      <w:r w:rsidRPr="00065FC0">
        <w:rPr>
          <w:rFonts w:ascii="Arial" w:hAnsi="Arial" w:cs="Arial"/>
          <w:b/>
          <w:bCs/>
          <w:color w:val="000000" w:themeColor="text1"/>
          <w:sz w:val="24"/>
          <w:szCs w:val="24"/>
        </w:rPr>
        <w:t xml:space="preserve">TRABAJO DE </w:t>
      </w:r>
      <w:r w:rsidR="00890E61" w:rsidRPr="00065FC0">
        <w:rPr>
          <w:rFonts w:ascii="Arial" w:hAnsi="Arial" w:cs="Arial"/>
          <w:b/>
          <w:bCs/>
          <w:color w:val="000000" w:themeColor="text1"/>
          <w:sz w:val="24"/>
          <w:szCs w:val="24"/>
        </w:rPr>
        <w:t xml:space="preserve">INTEGRACIÓN CURRICULAR PRESENTADO COMO REQUISITO PARA LA </w:t>
      </w:r>
      <w:r w:rsidRPr="00065FC0">
        <w:rPr>
          <w:rFonts w:ascii="Arial" w:hAnsi="Arial" w:cs="Arial"/>
          <w:b/>
          <w:bCs/>
          <w:color w:val="000000" w:themeColor="text1"/>
          <w:sz w:val="24"/>
          <w:szCs w:val="24"/>
        </w:rPr>
        <w:t xml:space="preserve">OBTENCIÓN DEL TÍTULO DE </w:t>
      </w:r>
      <w:r w:rsidR="00CE6443" w:rsidRPr="00065FC0">
        <w:rPr>
          <w:rFonts w:ascii="Arial" w:hAnsi="Arial" w:cs="Arial"/>
          <w:b/>
          <w:bCs/>
          <w:color w:val="000000" w:themeColor="text1"/>
          <w:sz w:val="24"/>
          <w:szCs w:val="24"/>
        </w:rPr>
        <w:t xml:space="preserve">TECNÓLOGO SUPERIOR EN </w:t>
      </w:r>
      <w:r w:rsidR="003B4537" w:rsidRPr="00065FC0">
        <w:rPr>
          <w:rFonts w:ascii="Arial" w:hAnsi="Arial" w:cs="Arial"/>
          <w:b/>
          <w:bCs/>
          <w:color w:val="000000" w:themeColor="text1"/>
          <w:sz w:val="24"/>
          <w:szCs w:val="24"/>
        </w:rPr>
        <w:t>DESARROLLO DE SOFTWARE</w:t>
      </w:r>
    </w:p>
    <w:p w14:paraId="4DD7E26A" w14:textId="77777777" w:rsidR="001B6E45" w:rsidRPr="00065FC0" w:rsidRDefault="001B6E45" w:rsidP="001B6E45">
      <w:pPr>
        <w:spacing w:line="360" w:lineRule="auto"/>
        <w:jc w:val="center"/>
        <w:rPr>
          <w:rFonts w:ascii="Arial" w:hAnsi="Arial" w:cs="Arial"/>
          <w:color w:val="000000"/>
          <w:sz w:val="24"/>
          <w:szCs w:val="24"/>
        </w:rPr>
      </w:pPr>
    </w:p>
    <w:p w14:paraId="7B07FAEC" w14:textId="3EC5A724" w:rsidR="607CC31D" w:rsidRPr="00065FC0" w:rsidRDefault="607CC31D" w:rsidP="33451DAE">
      <w:pPr>
        <w:spacing w:line="360" w:lineRule="auto"/>
        <w:jc w:val="center"/>
        <w:rPr>
          <w:rFonts w:ascii="Arial" w:hAnsi="Arial" w:cs="Arial"/>
          <w:b/>
          <w:bCs/>
          <w:color w:val="000000" w:themeColor="text1"/>
          <w:sz w:val="24"/>
          <w:szCs w:val="24"/>
        </w:rPr>
      </w:pPr>
      <w:r w:rsidRPr="00065FC0">
        <w:rPr>
          <w:rFonts w:ascii="Arial" w:hAnsi="Arial" w:cs="Arial"/>
          <w:b/>
          <w:bCs/>
          <w:color w:val="000000" w:themeColor="text1"/>
          <w:sz w:val="24"/>
          <w:szCs w:val="24"/>
        </w:rPr>
        <w:t>JOEL ALEJANDRO PARRA MARAÑON</w:t>
      </w:r>
    </w:p>
    <w:p w14:paraId="58429531" w14:textId="7A277021" w:rsidR="00070D0E" w:rsidRPr="00065FC0" w:rsidRDefault="001B6E45" w:rsidP="001B6E45">
      <w:pPr>
        <w:spacing w:line="360" w:lineRule="auto"/>
        <w:jc w:val="center"/>
        <w:rPr>
          <w:rFonts w:ascii="Arial" w:hAnsi="Arial" w:cs="Arial"/>
          <w:color w:val="000000"/>
          <w:sz w:val="24"/>
          <w:szCs w:val="24"/>
        </w:rPr>
      </w:pPr>
      <w:r w:rsidRPr="00065FC0">
        <w:rPr>
          <w:rFonts w:ascii="Arial" w:hAnsi="Arial" w:cs="Arial"/>
          <w:color w:val="000000" w:themeColor="text1"/>
          <w:sz w:val="24"/>
          <w:szCs w:val="24"/>
        </w:rPr>
        <w:t xml:space="preserve"> </w:t>
      </w:r>
    </w:p>
    <w:p w14:paraId="0D62538B" w14:textId="77777777" w:rsidR="00070D0E" w:rsidRPr="00065FC0" w:rsidRDefault="00070D0E" w:rsidP="001B6E45">
      <w:pPr>
        <w:spacing w:line="360" w:lineRule="auto"/>
        <w:jc w:val="center"/>
        <w:rPr>
          <w:rFonts w:ascii="Arial" w:hAnsi="Arial" w:cs="Arial"/>
          <w:color w:val="000000"/>
          <w:sz w:val="24"/>
          <w:szCs w:val="24"/>
        </w:rPr>
      </w:pPr>
    </w:p>
    <w:p w14:paraId="6C8BA1D2" w14:textId="195E0ABC" w:rsidR="004C4ED3" w:rsidRPr="00065FC0" w:rsidRDefault="001B6E45" w:rsidP="33451DAE">
      <w:pPr>
        <w:spacing w:line="360" w:lineRule="auto"/>
        <w:jc w:val="center"/>
        <w:rPr>
          <w:rFonts w:ascii="Arial" w:hAnsi="Arial" w:cs="Arial"/>
          <w:b/>
          <w:bCs/>
          <w:color w:val="000000"/>
          <w:sz w:val="24"/>
          <w:szCs w:val="24"/>
        </w:rPr>
      </w:pPr>
      <w:r w:rsidRPr="00065FC0">
        <w:rPr>
          <w:rFonts w:ascii="Arial" w:hAnsi="Arial" w:cs="Arial"/>
          <w:b/>
          <w:bCs/>
          <w:color w:val="000000" w:themeColor="text1"/>
          <w:sz w:val="24"/>
          <w:szCs w:val="24"/>
        </w:rPr>
        <w:t>DIRECTOR:</w:t>
      </w:r>
      <w:r w:rsidR="00070D0E" w:rsidRPr="00065FC0">
        <w:rPr>
          <w:rFonts w:ascii="Arial" w:hAnsi="Arial" w:cs="Arial"/>
          <w:b/>
          <w:bCs/>
          <w:color w:val="000000" w:themeColor="text1"/>
          <w:sz w:val="24"/>
          <w:szCs w:val="24"/>
        </w:rPr>
        <w:t xml:space="preserve"> </w:t>
      </w:r>
      <w:r w:rsidR="0328DD5A" w:rsidRPr="00065FC0">
        <w:rPr>
          <w:rFonts w:ascii="Arial" w:hAnsi="Arial" w:cs="Arial"/>
          <w:b/>
          <w:bCs/>
          <w:color w:val="000000" w:themeColor="text1"/>
          <w:sz w:val="24"/>
          <w:szCs w:val="24"/>
        </w:rPr>
        <w:t>ING. JUAN PABLO ZALDUMBIDE PROAÑO, MSC.</w:t>
      </w:r>
    </w:p>
    <w:p w14:paraId="77677437" w14:textId="77777777" w:rsidR="00934092" w:rsidRPr="00065FC0" w:rsidRDefault="00934092" w:rsidP="001B6E45">
      <w:pPr>
        <w:spacing w:line="360" w:lineRule="auto"/>
        <w:jc w:val="center"/>
        <w:rPr>
          <w:rFonts w:ascii="Arial" w:hAnsi="Arial" w:cs="Arial"/>
          <w:b/>
          <w:color w:val="000000"/>
          <w:sz w:val="24"/>
          <w:szCs w:val="24"/>
        </w:rPr>
      </w:pPr>
    </w:p>
    <w:p w14:paraId="5E68BB3C" w14:textId="1D07EF02" w:rsidR="00577C49" w:rsidRPr="00065FC0" w:rsidRDefault="00C368C4" w:rsidP="1D663078">
      <w:pPr>
        <w:spacing w:line="360" w:lineRule="auto"/>
        <w:jc w:val="center"/>
        <w:rPr>
          <w:rFonts w:ascii="Arial" w:hAnsi="Arial" w:cs="Arial"/>
          <w:color w:val="000000"/>
          <w:sz w:val="24"/>
          <w:szCs w:val="24"/>
        </w:rPr>
        <w:sectPr w:rsidR="00577C49" w:rsidRPr="00065FC0" w:rsidSect="001F766A">
          <w:footerReference w:type="default" r:id="rId15"/>
          <w:pgSz w:w="11906" w:h="16838" w:code="9"/>
          <w:pgMar w:top="1701" w:right="1418" w:bottom="1418" w:left="1701" w:header="709" w:footer="709" w:gutter="0"/>
          <w:cols w:space="708"/>
          <w:docGrid w:linePitch="360"/>
        </w:sectPr>
      </w:pPr>
      <w:r w:rsidRPr="00065FC0">
        <w:rPr>
          <w:rFonts w:ascii="Arial" w:hAnsi="Arial" w:cs="Arial"/>
          <w:b/>
          <w:bCs/>
          <w:color w:val="000000" w:themeColor="text1"/>
          <w:sz w:val="24"/>
          <w:szCs w:val="24"/>
        </w:rPr>
        <w:t>DMQ</w:t>
      </w:r>
      <w:r w:rsidR="001B6E45" w:rsidRPr="00065FC0">
        <w:rPr>
          <w:rFonts w:ascii="Arial" w:hAnsi="Arial" w:cs="Arial"/>
          <w:b/>
          <w:bCs/>
          <w:color w:val="000000" w:themeColor="text1"/>
          <w:sz w:val="24"/>
          <w:szCs w:val="24"/>
        </w:rPr>
        <w:t xml:space="preserve">, </w:t>
      </w:r>
      <w:r w:rsidR="00FA14B5" w:rsidRPr="00065FC0">
        <w:rPr>
          <w:rFonts w:ascii="Arial" w:hAnsi="Arial" w:cs="Arial"/>
          <w:b/>
          <w:bCs/>
          <w:color w:val="000000" w:themeColor="text1"/>
          <w:sz w:val="24"/>
          <w:szCs w:val="24"/>
        </w:rPr>
        <w:t>enero 2025</w:t>
      </w:r>
      <w:r w:rsidR="001B6E45" w:rsidRPr="00065FC0">
        <w:rPr>
          <w:rFonts w:ascii="Arial" w:hAnsi="Arial" w:cs="Arial"/>
          <w:color w:val="000000" w:themeColor="text1"/>
          <w:sz w:val="27"/>
          <w:szCs w:val="27"/>
        </w:rPr>
        <w:t xml:space="preserve"> </w:t>
      </w:r>
    </w:p>
    <w:p w14:paraId="72E3DB03" w14:textId="77777777" w:rsidR="004C17DD" w:rsidRPr="00065FC0" w:rsidRDefault="00195B59" w:rsidP="00070D0E">
      <w:pPr>
        <w:pStyle w:val="Titulos"/>
        <w:spacing w:line="360" w:lineRule="auto"/>
      </w:pPr>
      <w:bookmarkStart w:id="4" w:name="_Toc85388319"/>
      <w:bookmarkStart w:id="5" w:name="_Toc216033933"/>
      <w:r w:rsidRPr="00065FC0">
        <w:lastRenderedPageBreak/>
        <w:t>CERTIFICACIONES</w:t>
      </w:r>
      <w:bookmarkEnd w:id="4"/>
      <w:bookmarkEnd w:id="5"/>
    </w:p>
    <w:p w14:paraId="0A718761" w14:textId="77777777" w:rsidR="00D07BD8" w:rsidRPr="00065FC0" w:rsidRDefault="00D07BD8" w:rsidP="002852B6">
      <w:pPr>
        <w:pStyle w:val="Texto"/>
      </w:pPr>
    </w:p>
    <w:p w14:paraId="2A5609B6" w14:textId="3D6A05E9" w:rsidR="002852B6" w:rsidRPr="00065FC0" w:rsidRDefault="002852B6" w:rsidP="002852B6">
      <w:pPr>
        <w:pStyle w:val="Texto"/>
      </w:pPr>
      <w:r w:rsidRPr="00065FC0">
        <w:t xml:space="preserve">Yo, </w:t>
      </w:r>
      <w:r w:rsidR="59A0CE50" w:rsidRPr="00065FC0">
        <w:t>Joel Parra</w:t>
      </w:r>
      <w:r w:rsidRPr="00065FC0">
        <w:t xml:space="preserve"> declaro que </w:t>
      </w:r>
      <w:r w:rsidR="00746EF2" w:rsidRPr="00065FC0">
        <w:t xml:space="preserve">el </w:t>
      </w:r>
      <w:r w:rsidRPr="00065FC0">
        <w:t>trabajo</w:t>
      </w:r>
      <w:r w:rsidR="00746EF2" w:rsidRPr="00065FC0">
        <w:t xml:space="preserve"> de integración curricular</w:t>
      </w:r>
      <w:r w:rsidRPr="00065FC0">
        <w:t xml:space="preserve"> aquí descrito es de mi autoría; que no ha sido previamente presentado para ningún grado o calificación profesional; y, que he consultado las referencias bibliográficas que se incluyen en este documento.</w:t>
      </w:r>
    </w:p>
    <w:p w14:paraId="41BF5C44" w14:textId="77777777" w:rsidR="002852B6" w:rsidRPr="00065FC0" w:rsidRDefault="002852B6" w:rsidP="00D9704B">
      <w:pPr>
        <w:pStyle w:val="Texto"/>
      </w:pPr>
    </w:p>
    <w:p w14:paraId="503375F3" w14:textId="6BAA9214" w:rsidR="33451DAE" w:rsidRPr="00065FC0" w:rsidRDefault="33451DAE" w:rsidP="33451DAE">
      <w:pPr>
        <w:pStyle w:val="Texto"/>
      </w:pPr>
    </w:p>
    <w:p w14:paraId="5C1E7AB8" w14:textId="1AF0E620" w:rsidR="12EE093B" w:rsidRPr="00065FC0" w:rsidRDefault="12EE093B" w:rsidP="33451DAE">
      <w:pPr>
        <w:pStyle w:val="Texto"/>
      </w:pPr>
      <w:r w:rsidRPr="00065FC0">
        <w:t xml:space="preserve">                                     __________________________________</w:t>
      </w:r>
    </w:p>
    <w:p w14:paraId="0FD943D9" w14:textId="0FFE53CA" w:rsidR="12EE093B" w:rsidRPr="00065FC0" w:rsidRDefault="12EE093B" w:rsidP="33451DAE">
      <w:pPr>
        <w:pStyle w:val="Texto"/>
        <w:jc w:val="center"/>
      </w:pPr>
      <w:r w:rsidRPr="00065FC0">
        <w:t>Joel Alejandro Parra Marañón</w:t>
      </w:r>
    </w:p>
    <w:p w14:paraId="6D871E77" w14:textId="0D3964EF" w:rsidR="12EE093B" w:rsidRPr="00065FC0" w:rsidRDefault="12EE093B" w:rsidP="33451DAE">
      <w:pPr>
        <w:pStyle w:val="Texto"/>
        <w:jc w:val="center"/>
      </w:pPr>
      <w:hyperlink r:id="rId16">
        <w:r w:rsidRPr="00065FC0">
          <w:rPr>
            <w:rStyle w:val="Hipervnculo"/>
          </w:rPr>
          <w:t>joel.parra@epn.edu.ec</w:t>
        </w:r>
      </w:hyperlink>
    </w:p>
    <w:p w14:paraId="614262EC" w14:textId="4118EF88" w:rsidR="12EE093B" w:rsidRPr="00065FC0" w:rsidRDefault="12EE093B" w:rsidP="33451DAE">
      <w:pPr>
        <w:pStyle w:val="Texto"/>
        <w:jc w:val="center"/>
      </w:pPr>
      <w:r w:rsidRPr="00065FC0">
        <w:t>joelp7mavort@gmail.com</w:t>
      </w:r>
    </w:p>
    <w:p w14:paraId="65436BAD" w14:textId="1B4C0B8B" w:rsidR="002852B6" w:rsidRPr="00065FC0" w:rsidRDefault="002852B6" w:rsidP="002852B6">
      <w:pPr>
        <w:pStyle w:val="Texto"/>
        <w:jc w:val="center"/>
      </w:pPr>
    </w:p>
    <w:p w14:paraId="6686B6EB" w14:textId="77777777" w:rsidR="002852B6" w:rsidRPr="00065FC0" w:rsidRDefault="002852B6" w:rsidP="00D9704B">
      <w:pPr>
        <w:pStyle w:val="Texto"/>
      </w:pPr>
    </w:p>
    <w:p w14:paraId="32E50823" w14:textId="253C8B8B" w:rsidR="33451DAE" w:rsidRPr="00065FC0" w:rsidRDefault="33451DAE" w:rsidP="33451DAE">
      <w:pPr>
        <w:pStyle w:val="Texto"/>
      </w:pPr>
    </w:p>
    <w:p w14:paraId="68D88224" w14:textId="7147D4F1" w:rsidR="33451DAE" w:rsidRPr="00065FC0" w:rsidRDefault="33451DAE" w:rsidP="33451DAE">
      <w:pPr>
        <w:pStyle w:val="Texto"/>
      </w:pPr>
    </w:p>
    <w:p w14:paraId="02724AE3" w14:textId="0F3AA2E6" w:rsidR="33451DAE" w:rsidRPr="00065FC0" w:rsidRDefault="33451DAE" w:rsidP="33451DAE">
      <w:pPr>
        <w:pStyle w:val="Texto"/>
      </w:pPr>
    </w:p>
    <w:p w14:paraId="3AC054CB" w14:textId="77777777" w:rsidR="00D07BD8" w:rsidRPr="00065FC0" w:rsidRDefault="00D07BD8" w:rsidP="00D9704B">
      <w:pPr>
        <w:pStyle w:val="Texto"/>
      </w:pPr>
    </w:p>
    <w:p w14:paraId="592444DD" w14:textId="38A09E5C" w:rsidR="00070D0E" w:rsidRPr="00065FC0" w:rsidRDefault="00195B59" w:rsidP="00D9704B">
      <w:pPr>
        <w:pStyle w:val="Texto"/>
      </w:pPr>
      <w:r w:rsidRPr="00065FC0">
        <w:t>Certifico</w:t>
      </w:r>
      <w:r w:rsidR="00070D0E" w:rsidRPr="00065FC0">
        <w:t xml:space="preserve"> que el presente trabajo </w:t>
      </w:r>
      <w:r w:rsidRPr="00065FC0">
        <w:t xml:space="preserve">de integración curricular fue desarrollado por </w:t>
      </w:r>
      <w:r w:rsidR="0D1127E4" w:rsidRPr="00065FC0">
        <w:t>Joel Parra</w:t>
      </w:r>
      <w:r w:rsidRPr="00065FC0">
        <w:t>, bajo mi</w:t>
      </w:r>
      <w:r w:rsidR="00070D0E" w:rsidRPr="00065FC0">
        <w:t xml:space="preserve"> supervisión.</w:t>
      </w:r>
    </w:p>
    <w:p w14:paraId="5F72B6EA" w14:textId="77777777" w:rsidR="00070D0E" w:rsidRPr="00065FC0" w:rsidRDefault="00070D0E" w:rsidP="00D9704B">
      <w:pPr>
        <w:pStyle w:val="Texto"/>
      </w:pPr>
    </w:p>
    <w:p w14:paraId="137ACDAB" w14:textId="5D405C29" w:rsidR="33451DAE" w:rsidRPr="00065FC0" w:rsidRDefault="33451DAE" w:rsidP="33451DAE">
      <w:pPr>
        <w:pStyle w:val="Texto"/>
      </w:pPr>
    </w:p>
    <w:p w14:paraId="3CD9F1ED" w14:textId="56A873A5" w:rsidR="6DEC938B" w:rsidRPr="00065FC0" w:rsidRDefault="6DEC938B" w:rsidP="33451DAE">
      <w:pPr>
        <w:pStyle w:val="Texto"/>
      </w:pPr>
      <w:r w:rsidRPr="00065FC0">
        <w:t xml:space="preserve">                                   </w:t>
      </w:r>
    </w:p>
    <w:p w14:paraId="277D50C6" w14:textId="699CB4F3" w:rsidR="6DEC938B" w:rsidRPr="00065FC0" w:rsidRDefault="6DEC938B" w:rsidP="33451DAE">
      <w:pPr>
        <w:pStyle w:val="Texto"/>
        <w:ind w:left="1418" w:firstLine="709"/>
      </w:pPr>
      <w:r w:rsidRPr="00065FC0">
        <w:t xml:space="preserve">  __________________________________</w:t>
      </w:r>
    </w:p>
    <w:p w14:paraId="1977CC67" w14:textId="25862484" w:rsidR="6DEC938B" w:rsidRPr="00065FC0" w:rsidRDefault="6DEC938B" w:rsidP="33451DAE">
      <w:pPr>
        <w:pStyle w:val="Texto"/>
        <w:jc w:val="center"/>
      </w:pPr>
      <w:r w:rsidRPr="00065FC0">
        <w:t xml:space="preserve">Ing. Juan Pablo Zaldumbide Proaño, </w:t>
      </w:r>
      <w:proofErr w:type="spellStart"/>
      <w:r w:rsidRPr="00065FC0">
        <w:t>MSc</w:t>
      </w:r>
      <w:proofErr w:type="spellEnd"/>
      <w:r w:rsidRPr="00065FC0">
        <w:t>.</w:t>
      </w:r>
    </w:p>
    <w:p w14:paraId="2022E34A" w14:textId="77777777" w:rsidR="004C17DD" w:rsidRPr="00065FC0" w:rsidRDefault="004C17DD" w:rsidP="00D9704B">
      <w:pPr>
        <w:pStyle w:val="Texto"/>
        <w:jc w:val="right"/>
      </w:pPr>
      <w:r w:rsidRPr="00065FC0">
        <w:br w:type="page"/>
      </w:r>
    </w:p>
    <w:p w14:paraId="7576525D" w14:textId="51D77EB8" w:rsidR="004C17DD" w:rsidRPr="00065FC0" w:rsidRDefault="004C17DD" w:rsidP="00D9704B">
      <w:pPr>
        <w:pStyle w:val="Titulos"/>
        <w:spacing w:line="360" w:lineRule="auto"/>
      </w:pPr>
      <w:bookmarkStart w:id="6" w:name="_Toc85388320"/>
      <w:bookmarkStart w:id="7" w:name="_Toc216033934"/>
      <w:r w:rsidRPr="00065FC0">
        <w:lastRenderedPageBreak/>
        <w:t>DECLARACIÓN DE AUTORÍA</w:t>
      </w:r>
      <w:bookmarkEnd w:id="6"/>
      <w:bookmarkEnd w:id="7"/>
    </w:p>
    <w:p w14:paraId="5742BABC" w14:textId="77777777" w:rsidR="00004C7C" w:rsidRPr="00065FC0" w:rsidRDefault="00004C7C" w:rsidP="00D9704B">
      <w:pPr>
        <w:pStyle w:val="Texto"/>
      </w:pPr>
    </w:p>
    <w:p w14:paraId="3602AF5D" w14:textId="136E38C9" w:rsidR="00004C7C" w:rsidRPr="00065FC0" w:rsidRDefault="00004C7C" w:rsidP="00D9704B">
      <w:pPr>
        <w:pStyle w:val="Texto"/>
      </w:pPr>
      <w:r w:rsidRPr="00065FC0">
        <w:t>A través de la presente declaración</w:t>
      </w:r>
      <w:r w:rsidR="00AE5F06" w:rsidRPr="00065FC0">
        <w:t>,</w:t>
      </w:r>
      <w:r w:rsidRPr="00065FC0">
        <w:t xml:space="preserve"> </w:t>
      </w:r>
      <w:r w:rsidR="003C3A30" w:rsidRPr="00065FC0">
        <w:t xml:space="preserve">afirmamos que el trabajo </w:t>
      </w:r>
      <w:r w:rsidR="00746EF2" w:rsidRPr="00065FC0">
        <w:t xml:space="preserve">de integración curricular </w:t>
      </w:r>
      <w:r w:rsidR="003C3A30" w:rsidRPr="00065FC0">
        <w:t>aquí descrito, así como el</w:t>
      </w:r>
      <w:r w:rsidR="002852B6" w:rsidRPr="00065FC0">
        <w:t xml:space="preserve"> </w:t>
      </w:r>
      <w:r w:rsidR="00431231" w:rsidRPr="00065FC0">
        <w:t xml:space="preserve">(los) </w:t>
      </w:r>
      <w:r w:rsidR="003C3A30" w:rsidRPr="00065FC0">
        <w:t>producto</w:t>
      </w:r>
      <w:r w:rsidR="00431231" w:rsidRPr="00065FC0">
        <w:t>(</w:t>
      </w:r>
      <w:r w:rsidR="003C3A30" w:rsidRPr="00065FC0">
        <w:t>s</w:t>
      </w:r>
      <w:r w:rsidR="00431231" w:rsidRPr="00065FC0">
        <w:t>)</w:t>
      </w:r>
      <w:r w:rsidR="003C3A30" w:rsidRPr="00065FC0">
        <w:t xml:space="preserve"> resultante</w:t>
      </w:r>
      <w:r w:rsidR="00C8424D" w:rsidRPr="00065FC0">
        <w:t>(</w:t>
      </w:r>
      <w:r w:rsidR="003C3A30" w:rsidRPr="00065FC0">
        <w:t>s</w:t>
      </w:r>
      <w:r w:rsidR="00C8424D" w:rsidRPr="00065FC0">
        <w:t>)</w:t>
      </w:r>
      <w:r w:rsidR="003C3A30" w:rsidRPr="00065FC0">
        <w:t xml:space="preserve"> del mismo, son públicos y estarán a disposición de la comunidad a través del repositorio institucional de la Escuela Politécnica Nacional; sin embargo, la titularidad de los derechos patrimoniales </w:t>
      </w:r>
      <w:r w:rsidR="00550651" w:rsidRPr="00065FC0">
        <w:t>nos corresponde a lo</w:t>
      </w:r>
      <w:r w:rsidR="003C3A30" w:rsidRPr="00065FC0">
        <w:t>s</w:t>
      </w:r>
      <w:r w:rsidR="00550651" w:rsidRPr="00065FC0">
        <w:t xml:space="preserve"> </w:t>
      </w:r>
      <w:r w:rsidR="002852B6" w:rsidRPr="00065FC0">
        <w:t xml:space="preserve">autores que </w:t>
      </w:r>
      <w:r w:rsidR="00550651" w:rsidRPr="00065FC0">
        <w:t xml:space="preserve">hemos </w:t>
      </w:r>
      <w:r w:rsidR="000276EA" w:rsidRPr="00065FC0">
        <w:t>contribuido en el desarrollo</w:t>
      </w:r>
      <w:r w:rsidR="00550651" w:rsidRPr="00065FC0">
        <w:t xml:space="preserve"> </w:t>
      </w:r>
      <w:r w:rsidR="000276EA" w:rsidRPr="00065FC0">
        <w:t>d</w:t>
      </w:r>
      <w:r w:rsidR="00C8424D" w:rsidRPr="00065FC0">
        <w:t>el presente trabajo;</w:t>
      </w:r>
      <w:r w:rsidR="00550651" w:rsidRPr="00065FC0">
        <w:t xml:space="preserve"> </w:t>
      </w:r>
      <w:r w:rsidR="0030173D" w:rsidRPr="00065FC0">
        <w:t>observando para el efecto las disposiciones establecidas por el órgano competente en propiedad intelectual, la normativa interna y demás normas.</w:t>
      </w:r>
    </w:p>
    <w:p w14:paraId="200E604C" w14:textId="77777777" w:rsidR="00142C12" w:rsidRPr="00065FC0" w:rsidRDefault="00142C12" w:rsidP="00D9704B">
      <w:pPr>
        <w:pStyle w:val="Texto"/>
      </w:pPr>
    </w:p>
    <w:p w14:paraId="0D4DAEFF" w14:textId="6D9448AE" w:rsidR="09CE9D61" w:rsidRPr="00065FC0" w:rsidRDefault="09CE9D61" w:rsidP="33451DAE">
      <w:pPr>
        <w:pStyle w:val="Texto"/>
        <w:ind w:left="709" w:hanging="709"/>
      </w:pPr>
      <w:r w:rsidRPr="00065FC0">
        <w:t xml:space="preserve">Joel Alejandro Parra </w:t>
      </w:r>
      <w:proofErr w:type="spellStart"/>
      <w:r w:rsidRPr="00065FC0">
        <w:t>Marañon</w:t>
      </w:r>
      <w:proofErr w:type="spellEnd"/>
    </w:p>
    <w:p w14:paraId="3C1B867B" w14:textId="77777777" w:rsidR="00004C7C" w:rsidRPr="00065FC0" w:rsidRDefault="00004C7C" w:rsidP="00D9704B">
      <w:pPr>
        <w:pStyle w:val="Texto"/>
      </w:pPr>
    </w:p>
    <w:p w14:paraId="0702E36B" w14:textId="77777777" w:rsidR="00004C7C" w:rsidRPr="00065FC0" w:rsidRDefault="00004C7C" w:rsidP="00D9704B">
      <w:pPr>
        <w:pStyle w:val="Texto"/>
      </w:pPr>
    </w:p>
    <w:p w14:paraId="14DB4555" w14:textId="77777777" w:rsidR="004C17DD" w:rsidRPr="00065FC0" w:rsidRDefault="004C17DD" w:rsidP="00D9704B">
      <w:pPr>
        <w:pStyle w:val="Texto"/>
      </w:pPr>
      <w:r w:rsidRPr="00065FC0">
        <w:br w:type="page"/>
      </w:r>
    </w:p>
    <w:p w14:paraId="3AFF8FF7" w14:textId="1DC8CB60" w:rsidR="004C17DD" w:rsidRPr="00065FC0" w:rsidRDefault="004C17DD" w:rsidP="00D9704B">
      <w:pPr>
        <w:pStyle w:val="Titulos"/>
        <w:spacing w:line="360" w:lineRule="auto"/>
      </w:pPr>
      <w:bookmarkStart w:id="8" w:name="_Toc85388321"/>
      <w:bookmarkStart w:id="9" w:name="_Toc216033935"/>
      <w:r w:rsidRPr="00065FC0">
        <w:lastRenderedPageBreak/>
        <w:t>DEDICATORIA</w:t>
      </w:r>
      <w:bookmarkEnd w:id="8"/>
      <w:bookmarkEnd w:id="9"/>
    </w:p>
    <w:p w14:paraId="7942D882" w14:textId="77777777" w:rsidR="00DB29BB" w:rsidRPr="00065FC0" w:rsidRDefault="00DB29BB" w:rsidP="00D9704B">
      <w:pPr>
        <w:pStyle w:val="Texto"/>
      </w:pPr>
    </w:p>
    <w:p w14:paraId="14C42979" w14:textId="30A8B1D3" w:rsidR="5C62148A" w:rsidRPr="00065FC0" w:rsidRDefault="5C62148A" w:rsidP="33451DAE">
      <w:pPr>
        <w:pStyle w:val="Texto"/>
        <w:rPr>
          <w:rFonts w:eastAsia="Calibri"/>
        </w:rPr>
      </w:pPr>
      <w:r w:rsidRPr="00065FC0">
        <w:rPr>
          <w:rFonts w:eastAsia="Calibri"/>
        </w:rPr>
        <w:t xml:space="preserve">Quiero empezar agradeciéndome a mí. Agradezco mi disciplina, porque sin ella este proyecto nunca habría llegado al final. Agradezco mi esfuerzo, porque día tras día seguí adelante, incluso cuando las fuerzas flaqueaban. Agradezco mi constancia, porque cada página escrita fue fruto de mi decisión de no rendirme. Agradezco mi paciencia, porque aprendí que todo proceso requiere tiempo. Y agradezco mi fe, porque confié en lo que Dios sembró en </w:t>
      </w:r>
      <w:del w:id="10" w:author="JOEL ALEJANDRO PARRA MARANON" w:date="2025-12-07T15:36:00Z" w16du:dateUtc="2025-12-07T20:36:00Z">
        <w:r w:rsidRPr="009569FC" w:rsidDel="00433B58">
          <w:rPr>
            <w:rFonts w:eastAsia="Calibri"/>
          </w:rPr>
          <w:delText>mí.Hoy</w:delText>
        </w:r>
      </w:del>
      <w:ins w:id="11" w:author="JOEL ALEJANDRO PARRA MARANON" w:date="2025-12-07T15:36:00Z" w16du:dateUtc="2025-12-07T20:36:00Z">
        <w:r w:rsidR="00433B58" w:rsidRPr="00065FC0">
          <w:rPr>
            <w:rFonts w:eastAsia="Calibri"/>
          </w:rPr>
          <w:t>mí. Hoy</w:t>
        </w:r>
      </w:ins>
      <w:r w:rsidRPr="00065FC0">
        <w:rPr>
          <w:rFonts w:eastAsia="Calibri"/>
        </w:rPr>
        <w:t xml:space="preserve"> dedico este logro a quienes me apoyaron, pero, sobre todo, me lo dedico a mí mismo, porque supe trabajar, resistir y llegar hasta aquí.</w:t>
      </w:r>
    </w:p>
    <w:p w14:paraId="731476A7" w14:textId="788A32B7" w:rsidR="33451DAE" w:rsidRPr="00065FC0" w:rsidRDefault="33451DAE" w:rsidP="33451DAE">
      <w:pPr>
        <w:pStyle w:val="Texto"/>
      </w:pPr>
    </w:p>
    <w:p w14:paraId="7F5BF1EA" w14:textId="77777777" w:rsidR="004C17DD" w:rsidRPr="00065FC0" w:rsidRDefault="004C17DD" w:rsidP="00D9704B">
      <w:pPr>
        <w:pStyle w:val="Texto"/>
      </w:pPr>
      <w:r w:rsidRPr="00065FC0">
        <w:br w:type="page"/>
      </w:r>
    </w:p>
    <w:p w14:paraId="055C93F3" w14:textId="6BF2AAF2" w:rsidR="004C17DD" w:rsidRPr="00065FC0" w:rsidRDefault="004C17DD" w:rsidP="00D9704B">
      <w:pPr>
        <w:pStyle w:val="Titulos"/>
        <w:spacing w:line="360" w:lineRule="auto"/>
      </w:pPr>
      <w:bookmarkStart w:id="12" w:name="_Toc85388322"/>
      <w:bookmarkStart w:id="13" w:name="_Toc216033936"/>
      <w:r w:rsidRPr="00065FC0">
        <w:lastRenderedPageBreak/>
        <w:t>AGRADECIMIENTO</w:t>
      </w:r>
      <w:bookmarkEnd w:id="12"/>
      <w:bookmarkEnd w:id="13"/>
    </w:p>
    <w:p w14:paraId="4BA48128" w14:textId="77777777" w:rsidR="00824642" w:rsidRPr="00065FC0" w:rsidRDefault="00824642" w:rsidP="004E08A2">
      <w:pPr>
        <w:pStyle w:val="Ttulo1"/>
        <w:numPr>
          <w:ilvl w:val="0"/>
          <w:numId w:val="0"/>
        </w:numPr>
        <w:ind w:left="720"/>
        <w:rPr>
          <w:rFonts w:cs="Arial"/>
        </w:rPr>
      </w:pPr>
    </w:p>
    <w:p w14:paraId="38DB00B3" w14:textId="0DE80AB6" w:rsidR="0CD0E04F" w:rsidRPr="00065FC0" w:rsidRDefault="0CD0E04F" w:rsidP="704CA1D3">
      <w:pPr>
        <w:pStyle w:val="Texto"/>
        <w:rPr>
          <w:rFonts w:eastAsia="Calibri"/>
        </w:rPr>
      </w:pPr>
      <w:r w:rsidRPr="00065FC0">
        <w:rPr>
          <w:rFonts w:eastAsia="Calibri"/>
        </w:rPr>
        <w:t xml:space="preserve">Quiero agradecerme a mí. Quiero agradecerme por creer en mí. Quiero agradecerme por hacer todo este trabajo duro. Quiero agradecerme por no tomarme días libres. Quiero agradecerme por nunca rendirme. Quiero agradecerme por siempre dar. Quiero agradecerme por intentar hacer más cosas correctas que equivocadas. Quiero agradecerme por ser yo en todo momento. Jo </w:t>
      </w:r>
    </w:p>
    <w:p w14:paraId="00FBB7FF" w14:textId="56BB17FE" w:rsidR="004C17DD" w:rsidRPr="00065FC0" w:rsidRDefault="000D5210" w:rsidP="00D9704B">
      <w:pPr>
        <w:pStyle w:val="Texto"/>
      </w:pPr>
      <w:r w:rsidRPr="00065FC0">
        <w:br w:type="page"/>
      </w:r>
    </w:p>
    <w:p w14:paraId="53CE6AA8" w14:textId="1DDD4A04" w:rsidR="004C17DD" w:rsidRPr="00065FC0" w:rsidRDefault="004C17DD" w:rsidP="00D9704B">
      <w:pPr>
        <w:pStyle w:val="Titulos"/>
        <w:spacing w:line="360" w:lineRule="auto"/>
      </w:pPr>
      <w:bookmarkStart w:id="14" w:name="_Toc85388323"/>
      <w:bookmarkStart w:id="15" w:name="_Toc216033937"/>
      <w:commentRangeStart w:id="16"/>
      <w:r w:rsidRPr="00065FC0">
        <w:lastRenderedPageBreak/>
        <w:t>ÍNDICE DE CONTENIDO</w:t>
      </w:r>
      <w:bookmarkEnd w:id="14"/>
      <w:commentRangeEnd w:id="16"/>
      <w:r w:rsidR="00E641EB" w:rsidRPr="00065FC0">
        <w:rPr>
          <w:rStyle w:val="Refdecomentario"/>
          <w:b w:val="0"/>
          <w:rPrChange w:id="17" w:author="JOEL ALEJANDRO PARRA MARANON" w:date="2025-12-07T21:04:00Z" w16du:dateUtc="2025-12-08T02:04:00Z">
            <w:rPr>
              <w:rStyle w:val="Refdecomentario"/>
              <w:rFonts w:asciiTheme="minorHAnsi" w:hAnsiTheme="minorHAnsi" w:cstheme="minorBidi"/>
              <w:b w:val="0"/>
            </w:rPr>
          </w:rPrChange>
        </w:rPr>
        <w:commentReference w:id="16"/>
      </w:r>
      <w:bookmarkEnd w:id="15"/>
    </w:p>
    <w:sdt>
      <w:sdtPr>
        <w:rPr>
          <w:rFonts w:ascii="Arial" w:hAnsi="Arial" w:cs="Arial"/>
        </w:rPr>
        <w:id w:val="2136973206"/>
        <w:docPartObj>
          <w:docPartGallery w:val="Table of Contents"/>
          <w:docPartUnique/>
        </w:docPartObj>
      </w:sdtPr>
      <w:sdtEndPr/>
      <w:sdtContent>
        <w:p w14:paraId="3098ED6A" w14:textId="445B676D" w:rsidR="00006DF3" w:rsidRPr="00065FC0" w:rsidRDefault="00006DF3" w:rsidP="00055AB2">
          <w:pPr>
            <w:rPr>
              <w:rFonts w:ascii="Arial" w:hAnsi="Arial" w:cs="Arial"/>
              <w:rPrChange w:id="18" w:author="JOEL ALEJANDRO PARRA MARANON" w:date="2025-12-07T21:04:00Z" w16du:dateUtc="2025-12-08T02:04:00Z">
                <w:rPr/>
              </w:rPrChange>
            </w:rPr>
          </w:pPr>
        </w:p>
        <w:p w14:paraId="7D8EA3C7" w14:textId="784B22A6" w:rsidR="00065FC0" w:rsidRDefault="56C313C3">
          <w:pPr>
            <w:pStyle w:val="TDC1"/>
            <w:tabs>
              <w:tab w:val="right" w:leader="dot" w:pos="8777"/>
            </w:tabs>
            <w:rPr>
              <w:ins w:id="19" w:author="JOEL ALEJANDRO PARRA MARANON" w:date="2025-12-07T21:05:00Z" w16du:dateUtc="2025-12-08T02:05:00Z"/>
              <w:rFonts w:asciiTheme="minorHAnsi" w:eastAsiaTheme="minorEastAsia" w:hAnsiTheme="minorHAnsi"/>
              <w:noProof/>
              <w:kern w:val="2"/>
              <w:szCs w:val="24"/>
              <w:lang w:eastAsia="es-EC"/>
              <w14:ligatures w14:val="standardContextual"/>
            </w:rPr>
          </w:pPr>
          <w:r w:rsidRPr="00065FC0">
            <w:rPr>
              <w:rFonts w:cs="Arial"/>
            </w:rPr>
            <w:fldChar w:fldCharType="begin"/>
          </w:r>
          <w:r w:rsidR="00A839F2" w:rsidRPr="00065FC0">
            <w:rPr>
              <w:rFonts w:cs="Arial"/>
            </w:rPr>
            <w:instrText>TOC \o "1-3" \z \u \h</w:instrText>
          </w:r>
          <w:r w:rsidRPr="00065FC0">
            <w:rPr>
              <w:rFonts w:cs="Arial"/>
            </w:rPr>
            <w:fldChar w:fldCharType="separate"/>
          </w:r>
          <w:ins w:id="20" w:author="JOEL ALEJANDRO PARRA MARANON" w:date="2025-12-07T21:05:00Z" w16du:dateUtc="2025-12-08T02:05:00Z">
            <w:r w:rsidR="00065FC0" w:rsidRPr="009A25BD">
              <w:rPr>
                <w:rStyle w:val="Hipervnculo"/>
                <w:noProof/>
              </w:rPr>
              <w:fldChar w:fldCharType="begin"/>
            </w:r>
            <w:r w:rsidR="00065FC0" w:rsidRPr="009A25BD">
              <w:rPr>
                <w:rStyle w:val="Hipervnculo"/>
                <w:noProof/>
              </w:rPr>
              <w:instrText xml:space="preserve"> </w:instrText>
            </w:r>
            <w:r w:rsidR="00065FC0">
              <w:rPr>
                <w:noProof/>
              </w:rPr>
              <w:instrText>HYPERLINK \l "_Toc216033933"</w:instrText>
            </w:r>
            <w:r w:rsidR="00065FC0" w:rsidRPr="009A25BD">
              <w:rPr>
                <w:rStyle w:val="Hipervnculo"/>
                <w:noProof/>
              </w:rPr>
              <w:instrText xml:space="preserve"> </w:instrText>
            </w:r>
            <w:r w:rsidR="00065FC0" w:rsidRPr="009A25BD">
              <w:rPr>
                <w:rStyle w:val="Hipervnculo"/>
                <w:noProof/>
              </w:rPr>
            </w:r>
            <w:r w:rsidR="00065FC0" w:rsidRPr="009A25BD">
              <w:rPr>
                <w:rStyle w:val="Hipervnculo"/>
                <w:noProof/>
              </w:rPr>
              <w:fldChar w:fldCharType="separate"/>
            </w:r>
            <w:r w:rsidR="00065FC0" w:rsidRPr="009A25BD">
              <w:rPr>
                <w:rStyle w:val="Hipervnculo"/>
                <w:noProof/>
              </w:rPr>
              <w:t>CERTIFICACIONES</w:t>
            </w:r>
            <w:r w:rsidR="00065FC0">
              <w:rPr>
                <w:noProof/>
                <w:webHidden/>
              </w:rPr>
              <w:tab/>
            </w:r>
            <w:r w:rsidR="00065FC0">
              <w:rPr>
                <w:noProof/>
                <w:webHidden/>
              </w:rPr>
              <w:fldChar w:fldCharType="begin"/>
            </w:r>
            <w:r w:rsidR="00065FC0">
              <w:rPr>
                <w:noProof/>
                <w:webHidden/>
              </w:rPr>
              <w:instrText xml:space="preserve"> PAGEREF _Toc216033933 \h </w:instrText>
            </w:r>
            <w:r w:rsidR="00065FC0">
              <w:rPr>
                <w:noProof/>
                <w:webHidden/>
              </w:rPr>
            </w:r>
            <w:r w:rsidR="00065FC0">
              <w:rPr>
                <w:noProof/>
                <w:webHidden/>
              </w:rPr>
              <w:fldChar w:fldCharType="separate"/>
            </w:r>
            <w:r w:rsidR="00065FC0">
              <w:rPr>
                <w:noProof/>
                <w:webHidden/>
              </w:rPr>
              <w:t>I</w:t>
            </w:r>
            <w:r w:rsidR="00065FC0">
              <w:rPr>
                <w:noProof/>
                <w:webHidden/>
              </w:rPr>
              <w:fldChar w:fldCharType="end"/>
            </w:r>
            <w:r w:rsidR="00065FC0" w:rsidRPr="009A25BD">
              <w:rPr>
                <w:rStyle w:val="Hipervnculo"/>
                <w:noProof/>
              </w:rPr>
              <w:fldChar w:fldCharType="end"/>
            </w:r>
          </w:ins>
        </w:p>
        <w:p w14:paraId="642DF8EF" w14:textId="60C178F8" w:rsidR="00065FC0" w:rsidRDefault="00065FC0">
          <w:pPr>
            <w:pStyle w:val="TDC1"/>
            <w:tabs>
              <w:tab w:val="right" w:leader="dot" w:pos="8777"/>
            </w:tabs>
            <w:rPr>
              <w:ins w:id="21" w:author="JOEL ALEJANDRO PARRA MARANON" w:date="2025-12-07T21:05:00Z" w16du:dateUtc="2025-12-08T02:05:00Z"/>
              <w:rFonts w:asciiTheme="minorHAnsi" w:eastAsiaTheme="minorEastAsia" w:hAnsiTheme="minorHAnsi"/>
              <w:noProof/>
              <w:kern w:val="2"/>
              <w:szCs w:val="24"/>
              <w:lang w:eastAsia="es-EC"/>
              <w14:ligatures w14:val="standardContextual"/>
            </w:rPr>
          </w:pPr>
          <w:ins w:id="22"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"_Toc216033934"</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DECLARACIÓN DE AUTORÍA</w:t>
            </w:r>
            <w:r>
              <w:rPr>
                <w:noProof/>
                <w:webHidden/>
              </w:rPr>
              <w:tab/>
            </w:r>
            <w:r>
              <w:rPr>
                <w:noProof/>
                <w:webHidden/>
              </w:rPr>
              <w:fldChar w:fldCharType="begin"/>
            </w:r>
            <w:r>
              <w:rPr>
                <w:noProof/>
                <w:webHidden/>
              </w:rPr>
              <w:instrText xml:space="preserve"> PAGEREF _Toc216033934 \h </w:instrText>
            </w:r>
            <w:r>
              <w:rPr>
                <w:noProof/>
                <w:webHidden/>
              </w:rPr>
            </w:r>
            <w:r>
              <w:rPr>
                <w:noProof/>
                <w:webHidden/>
              </w:rPr>
              <w:fldChar w:fldCharType="separate"/>
            </w:r>
            <w:r>
              <w:rPr>
                <w:noProof/>
                <w:webHidden/>
              </w:rPr>
              <w:t>II</w:t>
            </w:r>
            <w:r>
              <w:rPr>
                <w:noProof/>
                <w:webHidden/>
              </w:rPr>
              <w:fldChar w:fldCharType="end"/>
            </w:r>
            <w:r w:rsidRPr="009A25BD">
              <w:rPr>
                <w:rStyle w:val="Hipervnculo"/>
                <w:noProof/>
              </w:rPr>
              <w:fldChar w:fldCharType="end"/>
            </w:r>
          </w:ins>
        </w:p>
        <w:p w14:paraId="52B3DB8A" w14:textId="400D5D52" w:rsidR="00065FC0" w:rsidRDefault="00065FC0">
          <w:pPr>
            <w:pStyle w:val="TDC1"/>
            <w:tabs>
              <w:tab w:val="right" w:leader="dot" w:pos="8777"/>
            </w:tabs>
            <w:rPr>
              <w:ins w:id="23" w:author="JOEL ALEJANDRO PARRA MARANON" w:date="2025-12-07T21:05:00Z" w16du:dateUtc="2025-12-08T02:05:00Z"/>
              <w:rFonts w:asciiTheme="minorHAnsi" w:eastAsiaTheme="minorEastAsia" w:hAnsiTheme="minorHAnsi"/>
              <w:noProof/>
              <w:kern w:val="2"/>
              <w:szCs w:val="24"/>
              <w:lang w:eastAsia="es-EC"/>
              <w14:ligatures w14:val="standardContextual"/>
            </w:rPr>
          </w:pPr>
          <w:ins w:id="24"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"_Toc216033935"</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DEDICATORIA</w:t>
            </w:r>
            <w:r>
              <w:rPr>
                <w:noProof/>
                <w:webHidden/>
              </w:rPr>
              <w:tab/>
            </w:r>
            <w:r>
              <w:rPr>
                <w:noProof/>
                <w:webHidden/>
              </w:rPr>
              <w:fldChar w:fldCharType="begin"/>
            </w:r>
            <w:r>
              <w:rPr>
                <w:noProof/>
                <w:webHidden/>
              </w:rPr>
              <w:instrText xml:space="preserve"> PAGEREF _Toc216033935 \h </w:instrText>
            </w:r>
            <w:r>
              <w:rPr>
                <w:noProof/>
                <w:webHidden/>
              </w:rPr>
            </w:r>
            <w:r>
              <w:rPr>
                <w:noProof/>
                <w:webHidden/>
              </w:rPr>
              <w:fldChar w:fldCharType="separate"/>
            </w:r>
            <w:r>
              <w:rPr>
                <w:noProof/>
                <w:webHidden/>
              </w:rPr>
              <w:t>III</w:t>
            </w:r>
            <w:r>
              <w:rPr>
                <w:noProof/>
                <w:webHidden/>
              </w:rPr>
              <w:fldChar w:fldCharType="end"/>
            </w:r>
            <w:r w:rsidRPr="009A25BD">
              <w:rPr>
                <w:rStyle w:val="Hipervnculo"/>
                <w:noProof/>
              </w:rPr>
              <w:fldChar w:fldCharType="end"/>
            </w:r>
          </w:ins>
        </w:p>
        <w:p w14:paraId="58FA1A7E" w14:textId="3AF89EA4" w:rsidR="00065FC0" w:rsidRDefault="00065FC0">
          <w:pPr>
            <w:pStyle w:val="TDC1"/>
            <w:tabs>
              <w:tab w:val="right" w:leader="dot" w:pos="8777"/>
            </w:tabs>
            <w:rPr>
              <w:ins w:id="25" w:author="JOEL ALEJANDRO PARRA MARANON" w:date="2025-12-07T21:05:00Z" w16du:dateUtc="2025-12-08T02:05:00Z"/>
              <w:rFonts w:asciiTheme="minorHAnsi" w:eastAsiaTheme="minorEastAsia" w:hAnsiTheme="minorHAnsi"/>
              <w:noProof/>
              <w:kern w:val="2"/>
              <w:szCs w:val="24"/>
              <w:lang w:eastAsia="es-EC"/>
              <w14:ligatures w14:val="standardContextual"/>
            </w:rPr>
          </w:pPr>
          <w:ins w:id="26"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"_Toc216033936"</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AGRADECIMIENTO</w:t>
            </w:r>
            <w:r>
              <w:rPr>
                <w:noProof/>
                <w:webHidden/>
              </w:rPr>
              <w:tab/>
            </w:r>
            <w:r>
              <w:rPr>
                <w:noProof/>
                <w:webHidden/>
              </w:rPr>
              <w:fldChar w:fldCharType="begin"/>
            </w:r>
            <w:r>
              <w:rPr>
                <w:noProof/>
                <w:webHidden/>
              </w:rPr>
              <w:instrText xml:space="preserve"> PAGEREF _Toc216033936 \h </w:instrText>
            </w:r>
            <w:r>
              <w:rPr>
                <w:noProof/>
                <w:webHidden/>
              </w:rPr>
            </w:r>
            <w:r>
              <w:rPr>
                <w:noProof/>
                <w:webHidden/>
              </w:rPr>
              <w:fldChar w:fldCharType="separate"/>
            </w:r>
            <w:r>
              <w:rPr>
                <w:noProof/>
                <w:webHidden/>
              </w:rPr>
              <w:t>IV</w:t>
            </w:r>
            <w:r>
              <w:rPr>
                <w:noProof/>
                <w:webHidden/>
              </w:rPr>
              <w:fldChar w:fldCharType="end"/>
            </w:r>
            <w:r w:rsidRPr="009A25BD">
              <w:rPr>
                <w:rStyle w:val="Hipervnculo"/>
                <w:noProof/>
              </w:rPr>
              <w:fldChar w:fldCharType="end"/>
            </w:r>
          </w:ins>
        </w:p>
        <w:p w14:paraId="0DD73A0E" w14:textId="424D3B14" w:rsidR="00065FC0" w:rsidRDefault="00065FC0">
          <w:pPr>
            <w:pStyle w:val="TDC1"/>
            <w:tabs>
              <w:tab w:val="right" w:leader="dot" w:pos="8777"/>
            </w:tabs>
            <w:rPr>
              <w:ins w:id="27" w:author="JOEL ALEJANDRO PARRA MARANON" w:date="2025-12-07T21:05:00Z" w16du:dateUtc="2025-12-08T02:05:00Z"/>
              <w:rFonts w:asciiTheme="minorHAnsi" w:eastAsiaTheme="minorEastAsia" w:hAnsiTheme="minorHAnsi"/>
              <w:noProof/>
              <w:kern w:val="2"/>
              <w:szCs w:val="24"/>
              <w:lang w:eastAsia="es-EC"/>
              <w14:ligatures w14:val="standardContextual"/>
            </w:rPr>
          </w:pPr>
          <w:ins w:id="28"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"_Toc216033937"</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ÍNDICE DE CONTENIDO</w:t>
            </w:r>
            <w:r>
              <w:rPr>
                <w:noProof/>
                <w:webHidden/>
              </w:rPr>
              <w:tab/>
            </w:r>
            <w:r>
              <w:rPr>
                <w:noProof/>
                <w:webHidden/>
              </w:rPr>
              <w:fldChar w:fldCharType="begin"/>
            </w:r>
            <w:r>
              <w:rPr>
                <w:noProof/>
                <w:webHidden/>
              </w:rPr>
              <w:instrText xml:space="preserve"> PAGEREF _Toc216033937 \h </w:instrText>
            </w:r>
            <w:r>
              <w:rPr>
                <w:noProof/>
                <w:webHidden/>
              </w:rPr>
            </w:r>
            <w:r>
              <w:rPr>
                <w:noProof/>
                <w:webHidden/>
              </w:rPr>
              <w:fldChar w:fldCharType="separate"/>
            </w:r>
            <w:r>
              <w:rPr>
                <w:noProof/>
                <w:webHidden/>
              </w:rPr>
              <w:t>V</w:t>
            </w:r>
            <w:r>
              <w:rPr>
                <w:noProof/>
                <w:webHidden/>
              </w:rPr>
              <w:fldChar w:fldCharType="end"/>
            </w:r>
            <w:r w:rsidRPr="009A25BD">
              <w:rPr>
                <w:rStyle w:val="Hipervnculo"/>
                <w:noProof/>
              </w:rPr>
              <w:fldChar w:fldCharType="end"/>
            </w:r>
          </w:ins>
        </w:p>
        <w:p w14:paraId="14DADC3E" w14:textId="60079ED4" w:rsidR="00065FC0" w:rsidRDefault="00065FC0">
          <w:pPr>
            <w:pStyle w:val="TDC1"/>
            <w:tabs>
              <w:tab w:val="right" w:leader="dot" w:pos="8777"/>
            </w:tabs>
            <w:rPr>
              <w:ins w:id="29" w:author="JOEL ALEJANDRO PARRA MARANON" w:date="2025-12-07T21:05:00Z" w16du:dateUtc="2025-12-08T02:05:00Z"/>
              <w:rFonts w:asciiTheme="minorHAnsi" w:eastAsiaTheme="minorEastAsia" w:hAnsiTheme="minorHAnsi"/>
              <w:noProof/>
              <w:kern w:val="2"/>
              <w:szCs w:val="24"/>
              <w:lang w:eastAsia="es-EC"/>
              <w14:ligatures w14:val="standardContextual"/>
            </w:rPr>
          </w:pPr>
          <w:ins w:id="30"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"_Toc216033938"</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RESUMEN</w:t>
            </w:r>
            <w:r>
              <w:rPr>
                <w:noProof/>
                <w:webHidden/>
              </w:rPr>
              <w:tab/>
            </w:r>
            <w:r>
              <w:rPr>
                <w:noProof/>
                <w:webHidden/>
              </w:rPr>
              <w:fldChar w:fldCharType="begin"/>
            </w:r>
            <w:r>
              <w:rPr>
                <w:noProof/>
                <w:webHidden/>
              </w:rPr>
              <w:instrText xml:space="preserve"> PAGEREF _Toc216033938 \h </w:instrText>
            </w:r>
            <w:r>
              <w:rPr>
                <w:noProof/>
                <w:webHidden/>
              </w:rPr>
            </w:r>
            <w:r>
              <w:rPr>
                <w:noProof/>
                <w:webHidden/>
              </w:rPr>
              <w:fldChar w:fldCharType="separate"/>
            </w:r>
            <w:r>
              <w:rPr>
                <w:noProof/>
                <w:webHidden/>
              </w:rPr>
              <w:t>VII</w:t>
            </w:r>
            <w:r>
              <w:rPr>
                <w:noProof/>
                <w:webHidden/>
              </w:rPr>
              <w:fldChar w:fldCharType="end"/>
            </w:r>
            <w:r w:rsidRPr="009A25BD">
              <w:rPr>
                <w:rStyle w:val="Hipervnculo"/>
                <w:noProof/>
              </w:rPr>
              <w:fldChar w:fldCharType="end"/>
            </w:r>
          </w:ins>
        </w:p>
        <w:p w14:paraId="2B3FEFFF" w14:textId="01B75464" w:rsidR="00065FC0" w:rsidRDefault="00065FC0">
          <w:pPr>
            <w:pStyle w:val="TDC1"/>
            <w:tabs>
              <w:tab w:val="right" w:leader="dot" w:pos="8777"/>
            </w:tabs>
            <w:rPr>
              <w:ins w:id="31" w:author="JOEL ALEJANDRO PARRA MARANON" w:date="2025-12-07T21:05:00Z" w16du:dateUtc="2025-12-08T02:05:00Z"/>
              <w:rFonts w:asciiTheme="minorHAnsi" w:eastAsiaTheme="minorEastAsia" w:hAnsiTheme="minorHAnsi"/>
              <w:noProof/>
              <w:kern w:val="2"/>
              <w:szCs w:val="24"/>
              <w:lang w:eastAsia="es-EC"/>
              <w14:ligatures w14:val="standardContextual"/>
            </w:rPr>
          </w:pPr>
          <w:ins w:id="32"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"_Toc216033939"</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lang w:val="en-US"/>
              </w:rPr>
              <w:t>ABSTRACT</w:t>
            </w:r>
            <w:r>
              <w:rPr>
                <w:noProof/>
                <w:webHidden/>
              </w:rPr>
              <w:tab/>
            </w:r>
            <w:r>
              <w:rPr>
                <w:noProof/>
                <w:webHidden/>
              </w:rPr>
              <w:fldChar w:fldCharType="begin"/>
            </w:r>
            <w:r>
              <w:rPr>
                <w:noProof/>
                <w:webHidden/>
              </w:rPr>
              <w:instrText xml:space="preserve"> PAGEREF _Toc216033939 \h </w:instrText>
            </w:r>
            <w:r>
              <w:rPr>
                <w:noProof/>
                <w:webHidden/>
              </w:rPr>
            </w:r>
            <w:r>
              <w:rPr>
                <w:noProof/>
                <w:webHidden/>
              </w:rPr>
              <w:fldChar w:fldCharType="separate"/>
            </w:r>
            <w:r>
              <w:rPr>
                <w:noProof/>
                <w:webHidden/>
              </w:rPr>
              <w:t>VIII</w:t>
            </w:r>
            <w:r>
              <w:rPr>
                <w:noProof/>
                <w:webHidden/>
              </w:rPr>
              <w:fldChar w:fldCharType="end"/>
            </w:r>
            <w:r w:rsidRPr="009A25BD">
              <w:rPr>
                <w:rStyle w:val="Hipervnculo"/>
                <w:noProof/>
              </w:rPr>
              <w:fldChar w:fldCharType="end"/>
            </w:r>
          </w:ins>
        </w:p>
        <w:p w14:paraId="4EE6C953" w14:textId="6C015057" w:rsidR="00065FC0" w:rsidRDefault="00065FC0">
          <w:pPr>
            <w:pStyle w:val="TDC1"/>
            <w:tabs>
              <w:tab w:val="right" w:leader="dot" w:pos="8777"/>
            </w:tabs>
            <w:rPr>
              <w:ins w:id="33" w:author="JOEL ALEJANDRO PARRA MARANON" w:date="2025-12-07T21:05:00Z" w16du:dateUtc="2025-12-08T02:05:00Z"/>
              <w:rFonts w:asciiTheme="minorHAnsi" w:eastAsiaTheme="minorEastAsia" w:hAnsiTheme="minorHAnsi"/>
              <w:noProof/>
              <w:kern w:val="2"/>
              <w:szCs w:val="24"/>
              <w:lang w:eastAsia="es-EC"/>
              <w14:ligatures w14:val="standardContextual"/>
            </w:rPr>
          </w:pPr>
          <w:ins w:id="34"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"_Toc216033940"</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rFonts w:cs="Arial"/>
                <w:noProof/>
              </w:rPr>
              <w:t>DESCRIPCIÓN DEL COMPONENTE DESARROLLADO</w:t>
            </w:r>
            <w:r>
              <w:rPr>
                <w:noProof/>
                <w:webHidden/>
              </w:rPr>
              <w:tab/>
            </w:r>
            <w:r>
              <w:rPr>
                <w:noProof/>
                <w:webHidden/>
              </w:rPr>
              <w:fldChar w:fldCharType="begin"/>
            </w:r>
            <w:r>
              <w:rPr>
                <w:noProof/>
                <w:webHidden/>
              </w:rPr>
              <w:instrText xml:space="preserve"> PAGEREF _Toc216033940 \h </w:instrText>
            </w:r>
            <w:r>
              <w:rPr>
                <w:noProof/>
                <w:webHidden/>
              </w:rPr>
            </w:r>
            <w:r>
              <w:rPr>
                <w:noProof/>
                <w:webHidden/>
              </w:rPr>
              <w:fldChar w:fldCharType="separate"/>
            </w:r>
            <w:r>
              <w:rPr>
                <w:noProof/>
                <w:webHidden/>
              </w:rPr>
              <w:t>1</w:t>
            </w:r>
            <w:r>
              <w:rPr>
                <w:noProof/>
                <w:webHidden/>
              </w:rPr>
              <w:fldChar w:fldCharType="end"/>
            </w:r>
            <w:r w:rsidRPr="009A25BD">
              <w:rPr>
                <w:rStyle w:val="Hipervnculo"/>
                <w:noProof/>
              </w:rPr>
              <w:fldChar w:fldCharType="end"/>
            </w:r>
          </w:ins>
        </w:p>
        <w:p w14:paraId="06C65E21" w14:textId="418B5FEF" w:rsidR="00065FC0" w:rsidRDefault="00065FC0">
          <w:pPr>
            <w:pStyle w:val="TDC2"/>
            <w:rPr>
              <w:ins w:id="35" w:author="JOEL ALEJANDRO PARRA MARANON" w:date="2025-12-07T21:05:00Z" w16du:dateUtc="2025-12-08T02:05:00Z"/>
              <w:rFonts w:asciiTheme="minorHAnsi" w:eastAsiaTheme="minorEastAsia" w:hAnsiTheme="minorHAnsi"/>
              <w:noProof/>
              <w:kern w:val="2"/>
              <w:szCs w:val="24"/>
              <w:lang w:eastAsia="es-EC"/>
              <w14:ligatures w14:val="standardContextual"/>
            </w:rPr>
          </w:pPr>
          <w:ins w:id="36"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"_Toc216033941"</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Objetivo general</w:t>
            </w:r>
            <w:r>
              <w:rPr>
                <w:noProof/>
                <w:webHidden/>
              </w:rPr>
              <w:tab/>
            </w:r>
            <w:r>
              <w:rPr>
                <w:noProof/>
                <w:webHidden/>
              </w:rPr>
              <w:fldChar w:fldCharType="begin"/>
            </w:r>
            <w:r>
              <w:rPr>
                <w:noProof/>
                <w:webHidden/>
              </w:rPr>
              <w:instrText xml:space="preserve"> PAGEREF _Toc216033941 \h </w:instrText>
            </w:r>
            <w:r>
              <w:rPr>
                <w:noProof/>
                <w:webHidden/>
              </w:rPr>
            </w:r>
            <w:r>
              <w:rPr>
                <w:noProof/>
                <w:webHidden/>
              </w:rPr>
              <w:fldChar w:fldCharType="separate"/>
            </w:r>
            <w:r>
              <w:rPr>
                <w:noProof/>
                <w:webHidden/>
              </w:rPr>
              <w:t>2</w:t>
            </w:r>
            <w:r>
              <w:rPr>
                <w:noProof/>
                <w:webHidden/>
              </w:rPr>
              <w:fldChar w:fldCharType="end"/>
            </w:r>
            <w:r w:rsidRPr="009A25BD">
              <w:rPr>
                <w:rStyle w:val="Hipervnculo"/>
                <w:noProof/>
              </w:rPr>
              <w:fldChar w:fldCharType="end"/>
            </w:r>
          </w:ins>
        </w:p>
        <w:p w14:paraId="0315DDD3" w14:textId="73A8ED05" w:rsidR="00065FC0" w:rsidRDefault="00065FC0">
          <w:pPr>
            <w:pStyle w:val="TDC2"/>
            <w:rPr>
              <w:ins w:id="37" w:author="JOEL ALEJANDRO PARRA MARANON" w:date="2025-12-07T21:05:00Z" w16du:dateUtc="2025-12-08T02:05:00Z"/>
              <w:rFonts w:asciiTheme="minorHAnsi" w:eastAsiaTheme="minorEastAsia" w:hAnsiTheme="minorHAnsi"/>
              <w:noProof/>
              <w:kern w:val="2"/>
              <w:szCs w:val="24"/>
              <w:lang w:eastAsia="es-EC"/>
              <w14:ligatures w14:val="standardContextual"/>
            </w:rPr>
          </w:pPr>
          <w:ins w:id="38"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"_Toc216033942"</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Objetivos específicos</w:t>
            </w:r>
            <w:r>
              <w:rPr>
                <w:noProof/>
                <w:webHidden/>
              </w:rPr>
              <w:tab/>
            </w:r>
            <w:r>
              <w:rPr>
                <w:noProof/>
                <w:webHidden/>
              </w:rPr>
              <w:fldChar w:fldCharType="begin"/>
            </w:r>
            <w:r>
              <w:rPr>
                <w:noProof/>
                <w:webHidden/>
              </w:rPr>
              <w:instrText xml:space="preserve"> PAGEREF _Toc216033942 \h </w:instrText>
            </w:r>
            <w:r>
              <w:rPr>
                <w:noProof/>
                <w:webHidden/>
              </w:rPr>
            </w:r>
            <w:r>
              <w:rPr>
                <w:noProof/>
                <w:webHidden/>
              </w:rPr>
              <w:fldChar w:fldCharType="separate"/>
            </w:r>
            <w:r>
              <w:rPr>
                <w:noProof/>
                <w:webHidden/>
              </w:rPr>
              <w:t>2</w:t>
            </w:r>
            <w:r>
              <w:rPr>
                <w:noProof/>
                <w:webHidden/>
              </w:rPr>
              <w:fldChar w:fldCharType="end"/>
            </w:r>
            <w:r w:rsidRPr="009A25BD">
              <w:rPr>
                <w:rStyle w:val="Hipervnculo"/>
                <w:noProof/>
              </w:rPr>
              <w:fldChar w:fldCharType="end"/>
            </w:r>
          </w:ins>
        </w:p>
        <w:p w14:paraId="78EBA637" w14:textId="5089A4C5" w:rsidR="00065FC0" w:rsidRDefault="00065FC0">
          <w:pPr>
            <w:pStyle w:val="TDC2"/>
            <w:rPr>
              <w:ins w:id="39" w:author="JOEL ALEJANDRO PARRA MARANON" w:date="2025-12-07T21:05:00Z" w16du:dateUtc="2025-12-08T02:05:00Z"/>
              <w:rFonts w:asciiTheme="minorHAnsi" w:eastAsiaTheme="minorEastAsia" w:hAnsiTheme="minorHAnsi"/>
              <w:noProof/>
              <w:kern w:val="2"/>
              <w:szCs w:val="24"/>
              <w:lang w:eastAsia="es-EC"/>
              <w14:ligatures w14:val="standardContextual"/>
            </w:rPr>
          </w:pPr>
          <w:ins w:id="40"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"_Toc216033943"</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Alcance</w:t>
            </w:r>
            <w:r>
              <w:rPr>
                <w:noProof/>
                <w:webHidden/>
              </w:rPr>
              <w:tab/>
            </w:r>
            <w:r>
              <w:rPr>
                <w:noProof/>
                <w:webHidden/>
              </w:rPr>
              <w:fldChar w:fldCharType="begin"/>
            </w:r>
            <w:r>
              <w:rPr>
                <w:noProof/>
                <w:webHidden/>
              </w:rPr>
              <w:instrText xml:space="preserve"> PAGEREF _Toc216033943 \h </w:instrText>
            </w:r>
            <w:r>
              <w:rPr>
                <w:noProof/>
                <w:webHidden/>
              </w:rPr>
            </w:r>
            <w:r>
              <w:rPr>
                <w:noProof/>
                <w:webHidden/>
              </w:rPr>
              <w:fldChar w:fldCharType="separate"/>
            </w:r>
            <w:r>
              <w:rPr>
                <w:noProof/>
                <w:webHidden/>
              </w:rPr>
              <w:t>3</w:t>
            </w:r>
            <w:r>
              <w:rPr>
                <w:noProof/>
                <w:webHidden/>
              </w:rPr>
              <w:fldChar w:fldCharType="end"/>
            </w:r>
            <w:r w:rsidRPr="009A25BD">
              <w:rPr>
                <w:rStyle w:val="Hipervnculo"/>
                <w:noProof/>
              </w:rPr>
              <w:fldChar w:fldCharType="end"/>
            </w:r>
          </w:ins>
        </w:p>
        <w:p w14:paraId="03547F87" w14:textId="7BF1353B" w:rsidR="00065FC0" w:rsidRDefault="00065FC0">
          <w:pPr>
            <w:pStyle w:val="TDC1"/>
            <w:tabs>
              <w:tab w:val="left" w:pos="426"/>
              <w:tab w:val="right" w:leader="dot" w:pos="8777"/>
            </w:tabs>
            <w:rPr>
              <w:ins w:id="41" w:author="JOEL ALEJANDRO PARRA MARANON" w:date="2025-12-07T21:05:00Z" w16du:dateUtc="2025-12-08T02:05:00Z"/>
              <w:rFonts w:asciiTheme="minorHAnsi" w:eastAsiaTheme="minorEastAsia" w:hAnsiTheme="minorHAnsi"/>
              <w:noProof/>
              <w:kern w:val="2"/>
              <w:szCs w:val="24"/>
              <w:lang w:eastAsia="es-EC"/>
              <w14:ligatures w14:val="standardContextual"/>
            </w:rPr>
          </w:pPr>
          <w:ins w:id="42"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"_Toc216033944"</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rFonts w:cs="Arial"/>
                <w:bCs/>
                <w:noProof/>
              </w:rPr>
              <w:t>1</w:t>
            </w:r>
            <w:r>
              <w:rPr>
                <w:rFonts w:asciiTheme="minorHAnsi" w:eastAsiaTheme="minorEastAsia" w:hAnsiTheme="minorHAnsi"/>
                <w:noProof/>
                <w:kern w:val="2"/>
                <w:szCs w:val="24"/>
                <w:lang w:eastAsia="es-EC"/>
                <w14:ligatures w14:val="standardContextual"/>
              </w:rPr>
              <w:tab/>
            </w:r>
            <w:r w:rsidRPr="009A25BD">
              <w:rPr>
                <w:rStyle w:val="Hipervnculo"/>
                <w:rFonts w:cs="Arial"/>
                <w:noProof/>
              </w:rPr>
              <w:t>Marco Teórico</w:t>
            </w:r>
            <w:r>
              <w:rPr>
                <w:noProof/>
                <w:webHidden/>
              </w:rPr>
              <w:tab/>
            </w:r>
            <w:r>
              <w:rPr>
                <w:noProof/>
                <w:webHidden/>
              </w:rPr>
              <w:fldChar w:fldCharType="begin"/>
            </w:r>
            <w:r>
              <w:rPr>
                <w:noProof/>
                <w:webHidden/>
              </w:rPr>
              <w:instrText xml:space="preserve"> PAGEREF _Toc216033944 \h </w:instrText>
            </w:r>
            <w:r>
              <w:rPr>
                <w:noProof/>
                <w:webHidden/>
              </w:rPr>
            </w:r>
            <w:r>
              <w:rPr>
                <w:noProof/>
                <w:webHidden/>
              </w:rPr>
              <w:fldChar w:fldCharType="separate"/>
            </w:r>
            <w:r>
              <w:rPr>
                <w:noProof/>
                <w:webHidden/>
              </w:rPr>
              <w:t>5</w:t>
            </w:r>
            <w:r>
              <w:rPr>
                <w:noProof/>
                <w:webHidden/>
              </w:rPr>
              <w:fldChar w:fldCharType="end"/>
            </w:r>
            <w:r w:rsidRPr="009A25BD">
              <w:rPr>
                <w:rStyle w:val="Hipervnculo"/>
                <w:noProof/>
              </w:rPr>
              <w:fldChar w:fldCharType="end"/>
            </w:r>
          </w:ins>
        </w:p>
        <w:p w14:paraId="5BAD05AE" w14:textId="1FBE542C" w:rsidR="00065FC0" w:rsidRDefault="00065FC0">
          <w:pPr>
            <w:pStyle w:val="TDC2"/>
            <w:rPr>
              <w:ins w:id="43" w:author="JOEL ALEJANDRO PARRA MARANON" w:date="2025-12-07T21:05:00Z" w16du:dateUtc="2025-12-08T02:05:00Z"/>
              <w:rFonts w:asciiTheme="minorHAnsi" w:eastAsiaTheme="minorEastAsia" w:hAnsiTheme="minorHAnsi"/>
              <w:noProof/>
              <w:kern w:val="2"/>
              <w:szCs w:val="24"/>
              <w:lang w:eastAsia="es-EC"/>
              <w14:ligatures w14:val="standardContextual"/>
            </w:rPr>
          </w:pPr>
          <w:ins w:id="44"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"_Toc216033945"</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Introducción</w:t>
            </w:r>
            <w:r>
              <w:rPr>
                <w:noProof/>
                <w:webHidden/>
              </w:rPr>
              <w:tab/>
            </w:r>
            <w:r>
              <w:rPr>
                <w:noProof/>
                <w:webHidden/>
              </w:rPr>
              <w:fldChar w:fldCharType="begin"/>
            </w:r>
            <w:r>
              <w:rPr>
                <w:noProof/>
                <w:webHidden/>
              </w:rPr>
              <w:instrText xml:space="preserve"> PAGEREF _Toc216033945 \h </w:instrText>
            </w:r>
            <w:r>
              <w:rPr>
                <w:noProof/>
                <w:webHidden/>
              </w:rPr>
            </w:r>
            <w:r>
              <w:rPr>
                <w:noProof/>
                <w:webHidden/>
              </w:rPr>
              <w:fldChar w:fldCharType="separate"/>
            </w:r>
            <w:r>
              <w:rPr>
                <w:noProof/>
                <w:webHidden/>
              </w:rPr>
              <w:t>5</w:t>
            </w:r>
            <w:r>
              <w:rPr>
                <w:noProof/>
                <w:webHidden/>
              </w:rPr>
              <w:fldChar w:fldCharType="end"/>
            </w:r>
            <w:r w:rsidRPr="009A25BD">
              <w:rPr>
                <w:rStyle w:val="Hipervnculo"/>
                <w:noProof/>
              </w:rPr>
              <w:fldChar w:fldCharType="end"/>
            </w:r>
          </w:ins>
        </w:p>
        <w:p w14:paraId="17BFC16D" w14:textId="6EEF82E9" w:rsidR="00065FC0" w:rsidRDefault="00065FC0">
          <w:pPr>
            <w:pStyle w:val="TDC2"/>
            <w:rPr>
              <w:ins w:id="45" w:author="JOEL ALEJANDRO PARRA MARANON" w:date="2025-12-07T21:05:00Z" w16du:dateUtc="2025-12-08T02:05:00Z"/>
              <w:rFonts w:asciiTheme="minorHAnsi" w:eastAsiaTheme="minorEastAsia" w:hAnsiTheme="minorHAnsi"/>
              <w:noProof/>
              <w:kern w:val="2"/>
              <w:szCs w:val="24"/>
              <w:lang w:eastAsia="es-EC"/>
              <w14:ligatures w14:val="standardContextual"/>
            </w:rPr>
          </w:pPr>
          <w:ins w:id="46"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"_Toc216033946"</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Sistemas de Información Estudiantil (SIS) y arquitectura móvil</w:t>
            </w:r>
            <w:r>
              <w:rPr>
                <w:noProof/>
                <w:webHidden/>
              </w:rPr>
              <w:tab/>
            </w:r>
            <w:r>
              <w:rPr>
                <w:noProof/>
                <w:webHidden/>
              </w:rPr>
              <w:fldChar w:fldCharType="begin"/>
            </w:r>
            <w:r>
              <w:rPr>
                <w:noProof/>
                <w:webHidden/>
              </w:rPr>
              <w:instrText xml:space="preserve"> PAGEREF _Toc216033946 \h </w:instrText>
            </w:r>
            <w:r>
              <w:rPr>
                <w:noProof/>
                <w:webHidden/>
              </w:rPr>
            </w:r>
            <w:r>
              <w:rPr>
                <w:noProof/>
                <w:webHidden/>
              </w:rPr>
              <w:fldChar w:fldCharType="separate"/>
            </w:r>
            <w:r>
              <w:rPr>
                <w:noProof/>
                <w:webHidden/>
              </w:rPr>
              <w:t>5</w:t>
            </w:r>
            <w:r>
              <w:rPr>
                <w:noProof/>
                <w:webHidden/>
              </w:rPr>
              <w:fldChar w:fldCharType="end"/>
            </w:r>
            <w:r w:rsidRPr="009A25BD">
              <w:rPr>
                <w:rStyle w:val="Hipervnculo"/>
                <w:noProof/>
              </w:rPr>
              <w:fldChar w:fldCharType="end"/>
            </w:r>
          </w:ins>
        </w:p>
        <w:p w14:paraId="326C3B94" w14:textId="01084539" w:rsidR="00065FC0" w:rsidRDefault="00065FC0">
          <w:pPr>
            <w:pStyle w:val="TDC2"/>
            <w:rPr>
              <w:ins w:id="47" w:author="JOEL ALEJANDRO PARRA MARANON" w:date="2025-12-07T21:05:00Z" w16du:dateUtc="2025-12-08T02:05:00Z"/>
              <w:rFonts w:asciiTheme="minorHAnsi" w:eastAsiaTheme="minorEastAsia" w:hAnsiTheme="minorHAnsi"/>
              <w:noProof/>
              <w:kern w:val="2"/>
              <w:szCs w:val="24"/>
              <w:lang w:eastAsia="es-EC"/>
              <w14:ligatures w14:val="standardContextual"/>
            </w:rPr>
          </w:pPr>
          <w:ins w:id="48"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"_Toc216033947"</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Framework Ionic y su pertinencia para el desarrollo de aplicaciones móviles educativas</w:t>
            </w:r>
            <w:r>
              <w:rPr>
                <w:noProof/>
                <w:webHidden/>
              </w:rPr>
              <w:tab/>
            </w:r>
            <w:r>
              <w:rPr>
                <w:noProof/>
                <w:webHidden/>
              </w:rPr>
              <w:fldChar w:fldCharType="begin"/>
            </w:r>
            <w:r>
              <w:rPr>
                <w:noProof/>
                <w:webHidden/>
              </w:rPr>
              <w:instrText xml:space="preserve"> PAGEREF _Toc216033947 \h </w:instrText>
            </w:r>
            <w:r>
              <w:rPr>
                <w:noProof/>
                <w:webHidden/>
              </w:rPr>
            </w:r>
            <w:r>
              <w:rPr>
                <w:noProof/>
                <w:webHidden/>
              </w:rPr>
              <w:fldChar w:fldCharType="separate"/>
            </w:r>
            <w:r>
              <w:rPr>
                <w:noProof/>
                <w:webHidden/>
              </w:rPr>
              <w:t>5</w:t>
            </w:r>
            <w:r>
              <w:rPr>
                <w:noProof/>
                <w:webHidden/>
              </w:rPr>
              <w:fldChar w:fldCharType="end"/>
            </w:r>
            <w:r w:rsidRPr="009A25BD">
              <w:rPr>
                <w:rStyle w:val="Hipervnculo"/>
                <w:noProof/>
              </w:rPr>
              <w:fldChar w:fldCharType="end"/>
            </w:r>
          </w:ins>
        </w:p>
        <w:p w14:paraId="7D367374" w14:textId="00293BD6" w:rsidR="00065FC0" w:rsidRDefault="00065FC0">
          <w:pPr>
            <w:pStyle w:val="TDC2"/>
            <w:rPr>
              <w:ins w:id="49" w:author="JOEL ALEJANDRO PARRA MARANON" w:date="2025-12-07T21:05:00Z" w16du:dateUtc="2025-12-08T02:05:00Z"/>
              <w:rFonts w:asciiTheme="minorHAnsi" w:eastAsiaTheme="minorEastAsia" w:hAnsiTheme="minorHAnsi"/>
              <w:noProof/>
              <w:kern w:val="2"/>
              <w:szCs w:val="24"/>
              <w:lang w:eastAsia="es-EC"/>
              <w14:ligatures w14:val="standardContextual"/>
            </w:rPr>
          </w:pPr>
          <w:ins w:id="50"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"_Toc216033948"</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Limitaciones y consideraciones éticas</w:t>
            </w:r>
            <w:r>
              <w:rPr>
                <w:noProof/>
                <w:webHidden/>
              </w:rPr>
              <w:tab/>
            </w:r>
            <w:r>
              <w:rPr>
                <w:noProof/>
                <w:webHidden/>
              </w:rPr>
              <w:fldChar w:fldCharType="begin"/>
            </w:r>
            <w:r>
              <w:rPr>
                <w:noProof/>
                <w:webHidden/>
              </w:rPr>
              <w:instrText xml:space="preserve"> PAGEREF _Toc216033948 \h </w:instrText>
            </w:r>
            <w:r>
              <w:rPr>
                <w:noProof/>
                <w:webHidden/>
              </w:rPr>
            </w:r>
            <w:r>
              <w:rPr>
                <w:noProof/>
                <w:webHidden/>
              </w:rPr>
              <w:fldChar w:fldCharType="separate"/>
            </w:r>
            <w:r>
              <w:rPr>
                <w:noProof/>
                <w:webHidden/>
              </w:rPr>
              <w:t>6</w:t>
            </w:r>
            <w:r>
              <w:rPr>
                <w:noProof/>
                <w:webHidden/>
              </w:rPr>
              <w:fldChar w:fldCharType="end"/>
            </w:r>
            <w:r w:rsidRPr="009A25BD">
              <w:rPr>
                <w:rStyle w:val="Hipervnculo"/>
                <w:noProof/>
              </w:rPr>
              <w:fldChar w:fldCharType="end"/>
            </w:r>
          </w:ins>
        </w:p>
        <w:p w14:paraId="2CF82F6A" w14:textId="340DFAE5" w:rsidR="00065FC0" w:rsidRDefault="00065FC0">
          <w:pPr>
            <w:pStyle w:val="TDC1"/>
            <w:tabs>
              <w:tab w:val="left" w:pos="426"/>
              <w:tab w:val="right" w:leader="dot" w:pos="8777"/>
            </w:tabs>
            <w:rPr>
              <w:ins w:id="51" w:author="JOEL ALEJANDRO PARRA MARANON" w:date="2025-12-07T21:05:00Z" w16du:dateUtc="2025-12-08T02:05:00Z"/>
              <w:rFonts w:asciiTheme="minorHAnsi" w:eastAsiaTheme="minorEastAsia" w:hAnsiTheme="minorHAnsi"/>
              <w:noProof/>
              <w:kern w:val="2"/>
              <w:szCs w:val="24"/>
              <w:lang w:eastAsia="es-EC"/>
              <w14:ligatures w14:val="standardContextual"/>
            </w:rPr>
          </w:pPr>
          <w:ins w:id="52"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"_Toc216033949"</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rFonts w:cs="Arial"/>
                <w:bCs/>
                <w:noProof/>
              </w:rPr>
              <w:t>2</w:t>
            </w:r>
            <w:r>
              <w:rPr>
                <w:rFonts w:asciiTheme="minorHAnsi" w:eastAsiaTheme="minorEastAsia" w:hAnsiTheme="minorHAnsi"/>
                <w:noProof/>
                <w:kern w:val="2"/>
                <w:szCs w:val="24"/>
                <w:lang w:eastAsia="es-EC"/>
                <w14:ligatures w14:val="standardContextual"/>
              </w:rPr>
              <w:tab/>
            </w:r>
            <w:r w:rsidRPr="009A25BD">
              <w:rPr>
                <w:rStyle w:val="Hipervnculo"/>
                <w:rFonts w:cs="Arial"/>
                <w:noProof/>
              </w:rPr>
              <w:t>METODOLOGÍA</w:t>
            </w:r>
            <w:r>
              <w:rPr>
                <w:noProof/>
                <w:webHidden/>
              </w:rPr>
              <w:tab/>
            </w:r>
            <w:r>
              <w:rPr>
                <w:noProof/>
                <w:webHidden/>
              </w:rPr>
              <w:fldChar w:fldCharType="begin"/>
            </w:r>
            <w:r>
              <w:rPr>
                <w:noProof/>
                <w:webHidden/>
              </w:rPr>
              <w:instrText xml:space="preserve"> PAGEREF _Toc216033949 \h </w:instrText>
            </w:r>
            <w:r>
              <w:rPr>
                <w:noProof/>
                <w:webHidden/>
              </w:rPr>
            </w:r>
            <w:r>
              <w:rPr>
                <w:noProof/>
                <w:webHidden/>
              </w:rPr>
              <w:fldChar w:fldCharType="separate"/>
            </w:r>
            <w:r>
              <w:rPr>
                <w:noProof/>
                <w:webHidden/>
              </w:rPr>
              <w:t>8</w:t>
            </w:r>
            <w:r>
              <w:rPr>
                <w:noProof/>
                <w:webHidden/>
              </w:rPr>
              <w:fldChar w:fldCharType="end"/>
            </w:r>
            <w:r w:rsidRPr="009A25BD">
              <w:rPr>
                <w:rStyle w:val="Hipervnculo"/>
                <w:noProof/>
              </w:rPr>
              <w:fldChar w:fldCharType="end"/>
            </w:r>
          </w:ins>
        </w:p>
        <w:p w14:paraId="483FBC2A" w14:textId="316E9578" w:rsidR="00065FC0" w:rsidRDefault="00065FC0">
          <w:pPr>
            <w:pStyle w:val="TDC2"/>
            <w:rPr>
              <w:ins w:id="53" w:author="JOEL ALEJANDRO PARRA MARANON" w:date="2025-12-07T21:05:00Z" w16du:dateUtc="2025-12-08T02:05:00Z"/>
              <w:rFonts w:asciiTheme="minorHAnsi" w:eastAsiaTheme="minorEastAsia" w:hAnsiTheme="minorHAnsi"/>
              <w:noProof/>
              <w:kern w:val="2"/>
              <w:szCs w:val="24"/>
              <w:lang w:eastAsia="es-EC"/>
              <w14:ligatures w14:val="standardContextual"/>
            </w:rPr>
          </w:pPr>
          <w:ins w:id="54"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"_Toc216033950"</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2.1</w:t>
            </w:r>
            <w:r>
              <w:rPr>
                <w:rFonts w:asciiTheme="minorHAnsi" w:eastAsiaTheme="minorEastAsia" w:hAnsiTheme="minorHAnsi"/>
                <w:noProof/>
                <w:kern w:val="2"/>
                <w:szCs w:val="24"/>
                <w:lang w:eastAsia="es-EC"/>
                <w14:ligatures w14:val="standardContextual"/>
              </w:rPr>
              <w:tab/>
            </w:r>
            <w:r w:rsidRPr="009A25BD">
              <w:rPr>
                <w:rStyle w:val="Hipervnculo"/>
                <w:noProof/>
              </w:rPr>
              <w:t>Metodologia de desarrollo</w:t>
            </w:r>
            <w:r>
              <w:rPr>
                <w:noProof/>
                <w:webHidden/>
              </w:rPr>
              <w:tab/>
            </w:r>
            <w:r>
              <w:rPr>
                <w:noProof/>
                <w:webHidden/>
              </w:rPr>
              <w:fldChar w:fldCharType="begin"/>
            </w:r>
            <w:r>
              <w:rPr>
                <w:noProof/>
                <w:webHidden/>
              </w:rPr>
              <w:instrText xml:space="preserve"> PAGEREF _Toc216033950 \h </w:instrText>
            </w:r>
            <w:r>
              <w:rPr>
                <w:noProof/>
                <w:webHidden/>
              </w:rPr>
            </w:r>
            <w:r>
              <w:rPr>
                <w:noProof/>
                <w:webHidden/>
              </w:rPr>
              <w:fldChar w:fldCharType="separate"/>
            </w:r>
            <w:r>
              <w:rPr>
                <w:noProof/>
                <w:webHidden/>
              </w:rPr>
              <w:t>8</w:t>
            </w:r>
            <w:r>
              <w:rPr>
                <w:noProof/>
                <w:webHidden/>
              </w:rPr>
              <w:fldChar w:fldCharType="end"/>
            </w:r>
            <w:r w:rsidRPr="009A25BD">
              <w:rPr>
                <w:rStyle w:val="Hipervnculo"/>
                <w:noProof/>
              </w:rPr>
              <w:fldChar w:fldCharType="end"/>
            </w:r>
          </w:ins>
        </w:p>
        <w:p w14:paraId="50227C1C" w14:textId="251F5064" w:rsidR="00065FC0" w:rsidRDefault="00065FC0">
          <w:pPr>
            <w:pStyle w:val="TDC2"/>
            <w:rPr>
              <w:ins w:id="55" w:author="JOEL ALEJANDRO PARRA MARANON" w:date="2025-12-07T21:05:00Z" w16du:dateUtc="2025-12-08T02:05:00Z"/>
              <w:rFonts w:asciiTheme="minorHAnsi" w:eastAsiaTheme="minorEastAsia" w:hAnsiTheme="minorHAnsi"/>
              <w:noProof/>
              <w:kern w:val="2"/>
              <w:szCs w:val="24"/>
              <w:lang w:eastAsia="es-EC"/>
              <w14:ligatures w14:val="standardContextual"/>
            </w:rPr>
          </w:pPr>
          <w:ins w:id="56"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"_Toc216033951"</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bCs/>
                <w:noProof/>
                <w:lang w:val="en-US"/>
              </w:rPr>
              <w:t>2.2</w:t>
            </w:r>
            <w:r>
              <w:rPr>
                <w:rFonts w:asciiTheme="minorHAnsi" w:eastAsiaTheme="minorEastAsia" w:hAnsiTheme="minorHAnsi"/>
                <w:noProof/>
                <w:kern w:val="2"/>
                <w:szCs w:val="24"/>
                <w:lang w:eastAsia="es-EC"/>
                <w14:ligatures w14:val="standardContextual"/>
              </w:rPr>
              <w:tab/>
            </w:r>
            <w:r w:rsidRPr="009A25BD">
              <w:rPr>
                <w:rStyle w:val="Hipervnculo"/>
                <w:noProof/>
                <w:lang w:val="en-US"/>
              </w:rPr>
              <w:t>Diseño de interfaces (mockups)</w:t>
            </w:r>
            <w:r>
              <w:rPr>
                <w:noProof/>
                <w:webHidden/>
              </w:rPr>
              <w:tab/>
            </w:r>
            <w:r>
              <w:rPr>
                <w:noProof/>
                <w:webHidden/>
              </w:rPr>
              <w:fldChar w:fldCharType="begin"/>
            </w:r>
            <w:r>
              <w:rPr>
                <w:noProof/>
                <w:webHidden/>
              </w:rPr>
              <w:instrText xml:space="preserve"> PAGEREF _Toc216033951 \h </w:instrText>
            </w:r>
            <w:r>
              <w:rPr>
                <w:noProof/>
                <w:webHidden/>
              </w:rPr>
            </w:r>
            <w:r>
              <w:rPr>
                <w:noProof/>
                <w:webHidden/>
              </w:rPr>
              <w:fldChar w:fldCharType="separate"/>
            </w:r>
            <w:r>
              <w:rPr>
                <w:noProof/>
                <w:webHidden/>
              </w:rPr>
              <w:t>12</w:t>
            </w:r>
            <w:r>
              <w:rPr>
                <w:noProof/>
                <w:webHidden/>
              </w:rPr>
              <w:fldChar w:fldCharType="end"/>
            </w:r>
            <w:r w:rsidRPr="009A25BD">
              <w:rPr>
                <w:rStyle w:val="Hipervnculo"/>
                <w:noProof/>
              </w:rPr>
              <w:fldChar w:fldCharType="end"/>
            </w:r>
          </w:ins>
        </w:p>
        <w:p w14:paraId="56002ABE" w14:textId="053303FE" w:rsidR="00065FC0" w:rsidRDefault="00065FC0">
          <w:pPr>
            <w:pStyle w:val="TDC2"/>
            <w:rPr>
              <w:ins w:id="57" w:author="JOEL ALEJANDRO PARRA MARANON" w:date="2025-12-07T21:05:00Z" w16du:dateUtc="2025-12-08T02:05:00Z"/>
              <w:rFonts w:asciiTheme="minorHAnsi" w:eastAsiaTheme="minorEastAsia" w:hAnsiTheme="minorHAnsi"/>
              <w:noProof/>
              <w:kern w:val="2"/>
              <w:szCs w:val="24"/>
              <w:lang w:eastAsia="es-EC"/>
              <w14:ligatures w14:val="standardContextual"/>
            </w:rPr>
          </w:pPr>
          <w:ins w:id="58"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"_Toc216033952"</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bCs/>
                <w:noProof/>
                <w:lang w:val="en-US"/>
              </w:rPr>
              <w:t>2.3</w:t>
            </w:r>
            <w:r>
              <w:rPr>
                <w:rFonts w:asciiTheme="minorHAnsi" w:eastAsiaTheme="minorEastAsia" w:hAnsiTheme="minorHAnsi"/>
                <w:noProof/>
                <w:kern w:val="2"/>
                <w:szCs w:val="24"/>
                <w:lang w:eastAsia="es-EC"/>
                <w14:ligatures w14:val="standardContextual"/>
              </w:rPr>
              <w:tab/>
            </w:r>
            <w:r w:rsidRPr="009A25BD">
              <w:rPr>
                <w:rStyle w:val="Hipervnculo"/>
                <w:bCs/>
                <w:noProof/>
                <w:lang w:val="en-US"/>
              </w:rPr>
              <w:t>Diseño de arquitectura</w:t>
            </w:r>
            <w:r>
              <w:rPr>
                <w:noProof/>
                <w:webHidden/>
              </w:rPr>
              <w:tab/>
            </w:r>
            <w:r>
              <w:rPr>
                <w:noProof/>
                <w:webHidden/>
              </w:rPr>
              <w:fldChar w:fldCharType="begin"/>
            </w:r>
            <w:r>
              <w:rPr>
                <w:noProof/>
                <w:webHidden/>
              </w:rPr>
              <w:instrText xml:space="preserve"> PAGEREF _Toc216033952 \h </w:instrText>
            </w:r>
            <w:r>
              <w:rPr>
                <w:noProof/>
                <w:webHidden/>
              </w:rPr>
            </w:r>
            <w:r>
              <w:rPr>
                <w:noProof/>
                <w:webHidden/>
              </w:rPr>
              <w:fldChar w:fldCharType="separate"/>
            </w:r>
            <w:r>
              <w:rPr>
                <w:noProof/>
                <w:webHidden/>
              </w:rPr>
              <w:t>13</w:t>
            </w:r>
            <w:r>
              <w:rPr>
                <w:noProof/>
                <w:webHidden/>
              </w:rPr>
              <w:fldChar w:fldCharType="end"/>
            </w:r>
            <w:r w:rsidRPr="009A25BD">
              <w:rPr>
                <w:rStyle w:val="Hipervnculo"/>
                <w:noProof/>
              </w:rPr>
              <w:fldChar w:fldCharType="end"/>
            </w:r>
          </w:ins>
        </w:p>
        <w:p w14:paraId="5F749C6E" w14:textId="016082F6" w:rsidR="00065FC0" w:rsidRDefault="00065FC0">
          <w:pPr>
            <w:pStyle w:val="TDC2"/>
            <w:rPr>
              <w:ins w:id="59" w:author="JOEL ALEJANDRO PARRA MARANON" w:date="2025-12-07T21:05:00Z" w16du:dateUtc="2025-12-08T02:05:00Z"/>
              <w:rFonts w:asciiTheme="minorHAnsi" w:eastAsiaTheme="minorEastAsia" w:hAnsiTheme="minorHAnsi"/>
              <w:noProof/>
              <w:kern w:val="2"/>
              <w:szCs w:val="24"/>
              <w:lang w:eastAsia="es-EC"/>
              <w14:ligatures w14:val="standardContextual"/>
            </w:rPr>
          </w:pPr>
          <w:ins w:id="60"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"_Toc216033953"</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bCs/>
                <w:noProof/>
                <w:lang w:val="en-US"/>
              </w:rPr>
              <w:t>2.4</w:t>
            </w:r>
            <w:r>
              <w:rPr>
                <w:rFonts w:asciiTheme="minorHAnsi" w:eastAsiaTheme="minorEastAsia" w:hAnsiTheme="minorHAnsi"/>
                <w:noProof/>
                <w:kern w:val="2"/>
                <w:szCs w:val="24"/>
                <w:lang w:eastAsia="es-EC"/>
                <w14:ligatures w14:val="standardContextual"/>
              </w:rPr>
              <w:tab/>
            </w:r>
            <w:r w:rsidRPr="009A25BD">
              <w:rPr>
                <w:rStyle w:val="Hipervnculo"/>
                <w:bCs/>
                <w:noProof/>
                <w:lang w:val="en-US"/>
              </w:rPr>
              <w:t>Herramientas de desarrollo</w:t>
            </w:r>
            <w:r>
              <w:rPr>
                <w:noProof/>
                <w:webHidden/>
              </w:rPr>
              <w:tab/>
            </w:r>
            <w:r>
              <w:rPr>
                <w:noProof/>
                <w:webHidden/>
              </w:rPr>
              <w:fldChar w:fldCharType="begin"/>
            </w:r>
            <w:r>
              <w:rPr>
                <w:noProof/>
                <w:webHidden/>
              </w:rPr>
              <w:instrText xml:space="preserve"> PAGEREF _Toc216033953 \h </w:instrText>
            </w:r>
            <w:r>
              <w:rPr>
                <w:noProof/>
                <w:webHidden/>
              </w:rPr>
            </w:r>
            <w:r>
              <w:rPr>
                <w:noProof/>
                <w:webHidden/>
              </w:rPr>
              <w:fldChar w:fldCharType="separate"/>
            </w:r>
            <w:r>
              <w:rPr>
                <w:noProof/>
                <w:webHidden/>
              </w:rPr>
              <w:t>14</w:t>
            </w:r>
            <w:r>
              <w:rPr>
                <w:noProof/>
                <w:webHidden/>
              </w:rPr>
              <w:fldChar w:fldCharType="end"/>
            </w:r>
            <w:r w:rsidRPr="009A25BD">
              <w:rPr>
                <w:rStyle w:val="Hipervnculo"/>
                <w:noProof/>
              </w:rPr>
              <w:fldChar w:fldCharType="end"/>
            </w:r>
          </w:ins>
        </w:p>
        <w:p w14:paraId="17A206E6" w14:textId="281B2B7E" w:rsidR="00065FC0" w:rsidRDefault="00065FC0">
          <w:pPr>
            <w:pStyle w:val="TDC1"/>
            <w:tabs>
              <w:tab w:val="right" w:leader="dot" w:pos="8777"/>
            </w:tabs>
            <w:rPr>
              <w:ins w:id="61" w:author="JOEL ALEJANDRO PARRA MARANON" w:date="2025-12-07T21:05:00Z" w16du:dateUtc="2025-12-08T02:05:00Z"/>
              <w:rFonts w:asciiTheme="minorHAnsi" w:eastAsiaTheme="minorEastAsia" w:hAnsiTheme="minorHAnsi"/>
              <w:noProof/>
              <w:kern w:val="2"/>
              <w:szCs w:val="24"/>
              <w:lang w:eastAsia="es-EC"/>
              <w14:ligatures w14:val="standardContextual"/>
            </w:rPr>
          </w:pPr>
          <w:ins w:id="62"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"_Toc216033954"</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rFonts w:cs="Arial"/>
                <w:noProof/>
              </w:rPr>
              <w:t>RESULTADOS</w:t>
            </w:r>
            <w:r>
              <w:rPr>
                <w:noProof/>
                <w:webHidden/>
              </w:rPr>
              <w:tab/>
            </w:r>
            <w:r>
              <w:rPr>
                <w:noProof/>
                <w:webHidden/>
              </w:rPr>
              <w:fldChar w:fldCharType="begin"/>
            </w:r>
            <w:r>
              <w:rPr>
                <w:noProof/>
                <w:webHidden/>
              </w:rPr>
              <w:instrText xml:space="preserve"> PAGEREF _Toc216033954 \h </w:instrText>
            </w:r>
            <w:r>
              <w:rPr>
                <w:noProof/>
                <w:webHidden/>
              </w:rPr>
            </w:r>
            <w:r>
              <w:rPr>
                <w:noProof/>
                <w:webHidden/>
              </w:rPr>
              <w:fldChar w:fldCharType="separate"/>
            </w:r>
            <w:r>
              <w:rPr>
                <w:noProof/>
                <w:webHidden/>
              </w:rPr>
              <w:t>16</w:t>
            </w:r>
            <w:r>
              <w:rPr>
                <w:noProof/>
                <w:webHidden/>
              </w:rPr>
              <w:fldChar w:fldCharType="end"/>
            </w:r>
            <w:r w:rsidRPr="009A25BD">
              <w:rPr>
                <w:rStyle w:val="Hipervnculo"/>
                <w:noProof/>
              </w:rPr>
              <w:fldChar w:fldCharType="end"/>
            </w:r>
          </w:ins>
        </w:p>
        <w:p w14:paraId="3DEF5E5A" w14:textId="48BB3629" w:rsidR="00065FC0" w:rsidRDefault="00065FC0">
          <w:pPr>
            <w:pStyle w:val="TDC3"/>
            <w:tabs>
              <w:tab w:val="right" w:leader="dot" w:pos="8777"/>
            </w:tabs>
            <w:rPr>
              <w:ins w:id="63" w:author="JOEL ALEJANDRO PARRA MARANON" w:date="2025-12-07T21:05:00Z" w16du:dateUtc="2025-12-08T02:05:00Z"/>
              <w:rFonts w:eastAsiaTheme="minorEastAsia"/>
              <w:noProof/>
              <w:kern w:val="2"/>
              <w:sz w:val="24"/>
              <w:szCs w:val="24"/>
              <w:lang w:eastAsia="es-EC"/>
              <w14:ligatures w14:val="standardContextual"/>
            </w:rPr>
          </w:pPr>
          <w:ins w:id="64"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"_Toc216033955"</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Sprint 0. Configuración del ambiente de desarrollo</w:t>
            </w:r>
            <w:r>
              <w:rPr>
                <w:noProof/>
                <w:webHidden/>
              </w:rPr>
              <w:tab/>
            </w:r>
            <w:r>
              <w:rPr>
                <w:noProof/>
                <w:webHidden/>
              </w:rPr>
              <w:fldChar w:fldCharType="begin"/>
            </w:r>
            <w:r>
              <w:rPr>
                <w:noProof/>
                <w:webHidden/>
              </w:rPr>
              <w:instrText xml:space="preserve"> PAGEREF _Toc216033955 \h </w:instrText>
            </w:r>
            <w:r>
              <w:rPr>
                <w:noProof/>
                <w:webHidden/>
              </w:rPr>
            </w:r>
            <w:r>
              <w:rPr>
                <w:noProof/>
                <w:webHidden/>
              </w:rPr>
              <w:fldChar w:fldCharType="separate"/>
            </w:r>
            <w:r>
              <w:rPr>
                <w:noProof/>
                <w:webHidden/>
              </w:rPr>
              <w:t>16</w:t>
            </w:r>
            <w:r>
              <w:rPr>
                <w:noProof/>
                <w:webHidden/>
              </w:rPr>
              <w:fldChar w:fldCharType="end"/>
            </w:r>
            <w:r w:rsidRPr="009A25BD">
              <w:rPr>
                <w:rStyle w:val="Hipervnculo"/>
                <w:noProof/>
              </w:rPr>
              <w:fldChar w:fldCharType="end"/>
            </w:r>
          </w:ins>
        </w:p>
        <w:p w14:paraId="23037066" w14:textId="5F176489" w:rsidR="00065FC0" w:rsidRDefault="00065FC0">
          <w:pPr>
            <w:pStyle w:val="TDC3"/>
            <w:tabs>
              <w:tab w:val="right" w:leader="dot" w:pos="8777"/>
            </w:tabs>
            <w:rPr>
              <w:ins w:id="65" w:author="JOEL ALEJANDRO PARRA MARANON" w:date="2025-12-07T21:05:00Z" w16du:dateUtc="2025-12-08T02:05:00Z"/>
              <w:rFonts w:eastAsiaTheme="minorEastAsia"/>
              <w:noProof/>
              <w:kern w:val="2"/>
              <w:sz w:val="24"/>
              <w:szCs w:val="24"/>
              <w:lang w:eastAsia="es-EC"/>
              <w14:ligatures w14:val="standardContextual"/>
            </w:rPr>
          </w:pPr>
          <w:ins w:id="66"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"_Toc216033956"</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Sprint 1. Modulos de acceso</w:t>
            </w:r>
            <w:r>
              <w:rPr>
                <w:noProof/>
                <w:webHidden/>
              </w:rPr>
              <w:tab/>
            </w:r>
            <w:r>
              <w:rPr>
                <w:noProof/>
                <w:webHidden/>
              </w:rPr>
              <w:fldChar w:fldCharType="begin"/>
            </w:r>
            <w:r>
              <w:rPr>
                <w:noProof/>
                <w:webHidden/>
              </w:rPr>
              <w:instrText xml:space="preserve"> PAGEREF _Toc216033956 \h </w:instrText>
            </w:r>
            <w:r>
              <w:rPr>
                <w:noProof/>
                <w:webHidden/>
              </w:rPr>
            </w:r>
            <w:r>
              <w:rPr>
                <w:noProof/>
                <w:webHidden/>
              </w:rPr>
              <w:fldChar w:fldCharType="separate"/>
            </w:r>
            <w:r>
              <w:rPr>
                <w:noProof/>
                <w:webHidden/>
              </w:rPr>
              <w:t>21</w:t>
            </w:r>
            <w:r>
              <w:rPr>
                <w:noProof/>
                <w:webHidden/>
              </w:rPr>
              <w:fldChar w:fldCharType="end"/>
            </w:r>
            <w:r w:rsidRPr="009A25BD">
              <w:rPr>
                <w:rStyle w:val="Hipervnculo"/>
                <w:noProof/>
              </w:rPr>
              <w:fldChar w:fldCharType="end"/>
            </w:r>
          </w:ins>
        </w:p>
        <w:p w14:paraId="55FBBA64" w14:textId="779953C9" w:rsidR="00065FC0" w:rsidRDefault="00065FC0">
          <w:pPr>
            <w:pStyle w:val="TDC3"/>
            <w:tabs>
              <w:tab w:val="right" w:leader="dot" w:pos="8777"/>
            </w:tabs>
            <w:rPr>
              <w:ins w:id="67" w:author="JOEL ALEJANDRO PARRA MARANON" w:date="2025-12-07T21:05:00Z" w16du:dateUtc="2025-12-08T02:05:00Z"/>
              <w:rFonts w:eastAsiaTheme="minorEastAsia"/>
              <w:noProof/>
              <w:kern w:val="2"/>
              <w:sz w:val="24"/>
              <w:szCs w:val="24"/>
              <w:lang w:eastAsia="es-EC"/>
              <w14:ligatures w14:val="standardContextual"/>
            </w:rPr>
          </w:pPr>
          <w:ins w:id="68"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"_Toc216033957"</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Sprint 2. Información académica (Estudiante/Padre)</w:t>
            </w:r>
            <w:r>
              <w:rPr>
                <w:noProof/>
                <w:webHidden/>
              </w:rPr>
              <w:tab/>
            </w:r>
            <w:r>
              <w:rPr>
                <w:noProof/>
                <w:webHidden/>
              </w:rPr>
              <w:fldChar w:fldCharType="begin"/>
            </w:r>
            <w:r>
              <w:rPr>
                <w:noProof/>
                <w:webHidden/>
              </w:rPr>
              <w:instrText xml:space="preserve"> PAGEREF _Toc216033957 \h </w:instrText>
            </w:r>
            <w:r>
              <w:rPr>
                <w:noProof/>
                <w:webHidden/>
              </w:rPr>
            </w:r>
            <w:r>
              <w:rPr>
                <w:noProof/>
                <w:webHidden/>
              </w:rPr>
              <w:fldChar w:fldCharType="separate"/>
            </w:r>
            <w:r>
              <w:rPr>
                <w:noProof/>
                <w:webHidden/>
              </w:rPr>
              <w:t>27</w:t>
            </w:r>
            <w:r>
              <w:rPr>
                <w:noProof/>
                <w:webHidden/>
              </w:rPr>
              <w:fldChar w:fldCharType="end"/>
            </w:r>
            <w:r w:rsidRPr="009A25BD">
              <w:rPr>
                <w:rStyle w:val="Hipervnculo"/>
                <w:noProof/>
              </w:rPr>
              <w:fldChar w:fldCharType="end"/>
            </w:r>
          </w:ins>
        </w:p>
        <w:p w14:paraId="352A7727" w14:textId="65BB1932" w:rsidR="00065FC0" w:rsidRDefault="00065FC0">
          <w:pPr>
            <w:pStyle w:val="TDC3"/>
            <w:tabs>
              <w:tab w:val="right" w:leader="dot" w:pos="8777"/>
            </w:tabs>
            <w:rPr>
              <w:ins w:id="69" w:author="JOEL ALEJANDRO PARRA MARANON" w:date="2025-12-07T21:05:00Z" w16du:dateUtc="2025-12-08T02:05:00Z"/>
              <w:rFonts w:eastAsiaTheme="minorEastAsia"/>
              <w:noProof/>
              <w:kern w:val="2"/>
              <w:sz w:val="24"/>
              <w:szCs w:val="24"/>
              <w:lang w:eastAsia="es-EC"/>
              <w14:ligatures w14:val="standardContextual"/>
            </w:rPr>
          </w:pPr>
          <w:ins w:id="70"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"_Toc216033958"</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Sprint 3. Gestión de estudiantes y notas (Docente)</w:t>
            </w:r>
            <w:r>
              <w:rPr>
                <w:noProof/>
                <w:webHidden/>
              </w:rPr>
              <w:tab/>
            </w:r>
            <w:r>
              <w:rPr>
                <w:noProof/>
                <w:webHidden/>
              </w:rPr>
              <w:fldChar w:fldCharType="begin"/>
            </w:r>
            <w:r>
              <w:rPr>
                <w:noProof/>
                <w:webHidden/>
              </w:rPr>
              <w:instrText xml:space="preserve"> PAGEREF _Toc216033958 \h </w:instrText>
            </w:r>
            <w:r>
              <w:rPr>
                <w:noProof/>
                <w:webHidden/>
              </w:rPr>
            </w:r>
            <w:r>
              <w:rPr>
                <w:noProof/>
                <w:webHidden/>
              </w:rPr>
              <w:fldChar w:fldCharType="separate"/>
            </w:r>
            <w:r>
              <w:rPr>
                <w:noProof/>
                <w:webHidden/>
              </w:rPr>
              <w:t>32</w:t>
            </w:r>
            <w:r>
              <w:rPr>
                <w:noProof/>
                <w:webHidden/>
              </w:rPr>
              <w:fldChar w:fldCharType="end"/>
            </w:r>
            <w:r w:rsidRPr="009A25BD">
              <w:rPr>
                <w:rStyle w:val="Hipervnculo"/>
                <w:noProof/>
              </w:rPr>
              <w:fldChar w:fldCharType="end"/>
            </w:r>
          </w:ins>
        </w:p>
        <w:p w14:paraId="3929F16E" w14:textId="2140D57E" w:rsidR="00065FC0" w:rsidRDefault="00065FC0">
          <w:pPr>
            <w:pStyle w:val="TDC3"/>
            <w:tabs>
              <w:tab w:val="right" w:leader="dot" w:pos="8777"/>
            </w:tabs>
            <w:rPr>
              <w:ins w:id="71" w:author="JOEL ALEJANDRO PARRA MARANON" w:date="2025-12-07T21:05:00Z" w16du:dateUtc="2025-12-08T02:05:00Z"/>
              <w:rFonts w:eastAsiaTheme="minorEastAsia"/>
              <w:noProof/>
              <w:kern w:val="2"/>
              <w:sz w:val="24"/>
              <w:szCs w:val="24"/>
              <w:lang w:eastAsia="es-EC"/>
              <w14:ligatures w14:val="standardContextual"/>
            </w:rPr>
          </w:pPr>
          <w:ins w:id="72"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"_Toc216033959"</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Sprint 4. Notificaciones y comunicados</w:t>
            </w:r>
            <w:r>
              <w:rPr>
                <w:noProof/>
                <w:webHidden/>
              </w:rPr>
              <w:tab/>
            </w:r>
            <w:r>
              <w:rPr>
                <w:noProof/>
                <w:webHidden/>
              </w:rPr>
              <w:fldChar w:fldCharType="begin"/>
            </w:r>
            <w:r>
              <w:rPr>
                <w:noProof/>
                <w:webHidden/>
              </w:rPr>
              <w:instrText xml:space="preserve"> PAGEREF _Toc216033959 \h </w:instrText>
            </w:r>
            <w:r>
              <w:rPr>
                <w:noProof/>
                <w:webHidden/>
              </w:rPr>
            </w:r>
            <w:r>
              <w:rPr>
                <w:noProof/>
                <w:webHidden/>
              </w:rPr>
              <w:fldChar w:fldCharType="separate"/>
            </w:r>
            <w:r>
              <w:rPr>
                <w:noProof/>
                <w:webHidden/>
              </w:rPr>
              <w:t>39</w:t>
            </w:r>
            <w:r>
              <w:rPr>
                <w:noProof/>
                <w:webHidden/>
              </w:rPr>
              <w:fldChar w:fldCharType="end"/>
            </w:r>
            <w:r w:rsidRPr="009A25BD">
              <w:rPr>
                <w:rStyle w:val="Hipervnculo"/>
                <w:noProof/>
              </w:rPr>
              <w:fldChar w:fldCharType="end"/>
            </w:r>
          </w:ins>
        </w:p>
        <w:p w14:paraId="191FCFC5" w14:textId="0A73DFD0" w:rsidR="00065FC0" w:rsidRDefault="00065FC0">
          <w:pPr>
            <w:pStyle w:val="TDC3"/>
            <w:tabs>
              <w:tab w:val="right" w:leader="dot" w:pos="8777"/>
            </w:tabs>
            <w:rPr>
              <w:ins w:id="73" w:author="JOEL ALEJANDRO PARRA MARANON" w:date="2025-12-07T21:05:00Z" w16du:dateUtc="2025-12-08T02:05:00Z"/>
              <w:rFonts w:eastAsiaTheme="minorEastAsia"/>
              <w:noProof/>
              <w:kern w:val="2"/>
              <w:sz w:val="24"/>
              <w:szCs w:val="24"/>
              <w:lang w:eastAsia="es-EC"/>
              <w14:ligatures w14:val="standardContextual"/>
            </w:rPr>
          </w:pPr>
          <w:ins w:id="74"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"_Toc216033960"</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Sprint 5. Pruebas y despliegue</w:t>
            </w:r>
            <w:r>
              <w:rPr>
                <w:noProof/>
                <w:webHidden/>
              </w:rPr>
              <w:tab/>
            </w:r>
            <w:r>
              <w:rPr>
                <w:noProof/>
                <w:webHidden/>
              </w:rPr>
              <w:fldChar w:fldCharType="begin"/>
            </w:r>
            <w:r>
              <w:rPr>
                <w:noProof/>
                <w:webHidden/>
              </w:rPr>
              <w:instrText xml:space="preserve"> PAGEREF _Toc216033960 \h </w:instrText>
            </w:r>
            <w:r>
              <w:rPr>
                <w:noProof/>
                <w:webHidden/>
              </w:rPr>
            </w:r>
            <w:r>
              <w:rPr>
                <w:noProof/>
                <w:webHidden/>
              </w:rPr>
              <w:fldChar w:fldCharType="separate"/>
            </w:r>
            <w:r>
              <w:rPr>
                <w:noProof/>
                <w:webHidden/>
              </w:rPr>
              <w:t>42</w:t>
            </w:r>
            <w:r>
              <w:rPr>
                <w:noProof/>
                <w:webHidden/>
              </w:rPr>
              <w:fldChar w:fldCharType="end"/>
            </w:r>
            <w:r w:rsidRPr="009A25BD">
              <w:rPr>
                <w:rStyle w:val="Hipervnculo"/>
                <w:noProof/>
              </w:rPr>
              <w:fldChar w:fldCharType="end"/>
            </w:r>
          </w:ins>
        </w:p>
        <w:p w14:paraId="747284FE" w14:textId="1F2B4601" w:rsidR="00065FC0" w:rsidRDefault="00065FC0">
          <w:pPr>
            <w:pStyle w:val="TDC1"/>
            <w:tabs>
              <w:tab w:val="right" w:leader="dot" w:pos="8777"/>
            </w:tabs>
            <w:rPr>
              <w:ins w:id="75" w:author="JOEL ALEJANDRO PARRA MARANON" w:date="2025-12-07T21:05:00Z" w16du:dateUtc="2025-12-08T02:05:00Z"/>
              <w:rFonts w:asciiTheme="minorHAnsi" w:eastAsiaTheme="minorEastAsia" w:hAnsiTheme="minorHAnsi"/>
              <w:noProof/>
              <w:kern w:val="2"/>
              <w:szCs w:val="24"/>
              <w:lang w:eastAsia="es-EC"/>
              <w14:ligatures w14:val="standardContextual"/>
            </w:rPr>
          </w:pPr>
          <w:ins w:id="76"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"_Toc216033961"</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rFonts w:cs="Arial"/>
                <w:noProof/>
              </w:rPr>
              <w:t>Conclusiones</w:t>
            </w:r>
            <w:r>
              <w:rPr>
                <w:noProof/>
                <w:webHidden/>
              </w:rPr>
              <w:tab/>
            </w:r>
            <w:r>
              <w:rPr>
                <w:noProof/>
                <w:webHidden/>
              </w:rPr>
              <w:fldChar w:fldCharType="begin"/>
            </w:r>
            <w:r>
              <w:rPr>
                <w:noProof/>
                <w:webHidden/>
              </w:rPr>
              <w:instrText xml:space="preserve"> PAGEREF _Toc216033961 \h </w:instrText>
            </w:r>
            <w:r>
              <w:rPr>
                <w:noProof/>
                <w:webHidden/>
              </w:rPr>
            </w:r>
            <w:r>
              <w:rPr>
                <w:noProof/>
                <w:webHidden/>
              </w:rPr>
              <w:fldChar w:fldCharType="separate"/>
            </w:r>
            <w:r>
              <w:rPr>
                <w:noProof/>
                <w:webHidden/>
              </w:rPr>
              <w:t>45</w:t>
            </w:r>
            <w:r>
              <w:rPr>
                <w:noProof/>
                <w:webHidden/>
              </w:rPr>
              <w:fldChar w:fldCharType="end"/>
            </w:r>
            <w:r w:rsidRPr="009A25BD">
              <w:rPr>
                <w:rStyle w:val="Hipervnculo"/>
                <w:noProof/>
              </w:rPr>
              <w:fldChar w:fldCharType="end"/>
            </w:r>
          </w:ins>
        </w:p>
        <w:p w14:paraId="6864E89A" w14:textId="00114E1D" w:rsidR="00065FC0" w:rsidRDefault="00065FC0">
          <w:pPr>
            <w:pStyle w:val="TDC1"/>
            <w:tabs>
              <w:tab w:val="right" w:leader="dot" w:pos="8777"/>
            </w:tabs>
            <w:rPr>
              <w:ins w:id="77" w:author="JOEL ALEJANDRO PARRA MARANON" w:date="2025-12-07T21:05:00Z" w16du:dateUtc="2025-12-08T02:05:00Z"/>
              <w:rFonts w:asciiTheme="minorHAnsi" w:eastAsiaTheme="minorEastAsia" w:hAnsiTheme="minorHAnsi"/>
              <w:noProof/>
              <w:kern w:val="2"/>
              <w:szCs w:val="24"/>
              <w:lang w:eastAsia="es-EC"/>
              <w14:ligatures w14:val="standardContextual"/>
            </w:rPr>
          </w:pPr>
          <w:ins w:id="78"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"_Toc216033962"</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rFonts w:cs="Arial"/>
                <w:noProof/>
              </w:rPr>
              <w:t>Recomendaciones</w:t>
            </w:r>
            <w:r>
              <w:rPr>
                <w:noProof/>
                <w:webHidden/>
              </w:rPr>
              <w:tab/>
            </w:r>
            <w:r>
              <w:rPr>
                <w:noProof/>
                <w:webHidden/>
              </w:rPr>
              <w:fldChar w:fldCharType="begin"/>
            </w:r>
            <w:r>
              <w:rPr>
                <w:noProof/>
                <w:webHidden/>
              </w:rPr>
              <w:instrText xml:space="preserve"> PAGEREF _Toc216033962 \h </w:instrText>
            </w:r>
            <w:r>
              <w:rPr>
                <w:noProof/>
                <w:webHidden/>
              </w:rPr>
            </w:r>
            <w:r>
              <w:rPr>
                <w:noProof/>
                <w:webHidden/>
              </w:rPr>
              <w:fldChar w:fldCharType="separate"/>
            </w:r>
            <w:r>
              <w:rPr>
                <w:noProof/>
                <w:webHidden/>
              </w:rPr>
              <w:t>46</w:t>
            </w:r>
            <w:r>
              <w:rPr>
                <w:noProof/>
                <w:webHidden/>
              </w:rPr>
              <w:fldChar w:fldCharType="end"/>
            </w:r>
            <w:r w:rsidRPr="009A25BD">
              <w:rPr>
                <w:rStyle w:val="Hipervnculo"/>
                <w:noProof/>
              </w:rPr>
              <w:fldChar w:fldCharType="end"/>
            </w:r>
          </w:ins>
        </w:p>
        <w:p w14:paraId="023C3E2E" w14:textId="7D72476D" w:rsidR="00065FC0" w:rsidRDefault="00065FC0">
          <w:pPr>
            <w:pStyle w:val="TDC1"/>
            <w:tabs>
              <w:tab w:val="right" w:leader="dot" w:pos="8777"/>
            </w:tabs>
            <w:rPr>
              <w:ins w:id="79" w:author="JOEL ALEJANDRO PARRA MARANON" w:date="2025-12-07T21:05:00Z" w16du:dateUtc="2025-12-08T02:05:00Z"/>
              <w:rFonts w:asciiTheme="minorHAnsi" w:eastAsiaTheme="minorEastAsia" w:hAnsiTheme="minorHAnsi"/>
              <w:noProof/>
              <w:kern w:val="2"/>
              <w:szCs w:val="24"/>
              <w:lang w:eastAsia="es-EC"/>
              <w14:ligatures w14:val="standardContextual"/>
            </w:rPr>
          </w:pPr>
          <w:ins w:id="80"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"_Toc216033963"</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rFonts w:cs="Arial"/>
                <w:noProof/>
              </w:rPr>
              <w:t>REFERENCIAS BIBLIOGRÁFICAS</w:t>
            </w:r>
            <w:r>
              <w:rPr>
                <w:noProof/>
                <w:webHidden/>
              </w:rPr>
              <w:tab/>
            </w:r>
            <w:r>
              <w:rPr>
                <w:noProof/>
                <w:webHidden/>
              </w:rPr>
              <w:fldChar w:fldCharType="begin"/>
            </w:r>
            <w:r>
              <w:rPr>
                <w:noProof/>
                <w:webHidden/>
              </w:rPr>
              <w:instrText xml:space="preserve"> PAGEREF _Toc216033963 \h </w:instrText>
            </w:r>
            <w:r>
              <w:rPr>
                <w:noProof/>
                <w:webHidden/>
              </w:rPr>
            </w:r>
            <w:r>
              <w:rPr>
                <w:noProof/>
                <w:webHidden/>
              </w:rPr>
              <w:fldChar w:fldCharType="separate"/>
            </w:r>
            <w:r>
              <w:rPr>
                <w:noProof/>
                <w:webHidden/>
              </w:rPr>
              <w:t>47</w:t>
            </w:r>
            <w:r>
              <w:rPr>
                <w:noProof/>
                <w:webHidden/>
              </w:rPr>
              <w:fldChar w:fldCharType="end"/>
            </w:r>
            <w:r w:rsidRPr="009A25BD">
              <w:rPr>
                <w:rStyle w:val="Hipervnculo"/>
                <w:noProof/>
              </w:rPr>
              <w:fldChar w:fldCharType="end"/>
            </w:r>
          </w:ins>
        </w:p>
        <w:p w14:paraId="5C2A2335" w14:textId="22F2A88A" w:rsidR="00065FC0" w:rsidRDefault="00065FC0">
          <w:pPr>
            <w:pStyle w:val="TDC1"/>
            <w:tabs>
              <w:tab w:val="right" w:leader="dot" w:pos="8777"/>
            </w:tabs>
            <w:rPr>
              <w:ins w:id="81" w:author="JOEL ALEJANDRO PARRA MARANON" w:date="2025-12-07T21:05:00Z" w16du:dateUtc="2025-12-08T02:05:00Z"/>
              <w:rFonts w:asciiTheme="minorHAnsi" w:eastAsiaTheme="minorEastAsia" w:hAnsiTheme="minorHAnsi"/>
              <w:noProof/>
              <w:kern w:val="2"/>
              <w:szCs w:val="24"/>
              <w:lang w:eastAsia="es-EC"/>
              <w14:ligatures w14:val="standardContextual"/>
            </w:rPr>
          </w:pPr>
          <w:ins w:id="82" w:author="JOEL ALEJANDRO PARRA MARANON" w:date="2025-12-07T21:05:00Z" w16du:dateUtc="2025-12-08T02:05:00Z">
            <w:r w:rsidRPr="009A25BD">
              <w:rPr>
                <w:rStyle w:val="Hipervnculo"/>
                <w:noProof/>
              </w:rPr>
              <w:lastRenderedPageBreak/>
              <w:fldChar w:fldCharType="begin"/>
            </w:r>
            <w:r w:rsidRPr="009A25BD">
              <w:rPr>
                <w:rStyle w:val="Hipervnculo"/>
                <w:noProof/>
              </w:rPr>
              <w:instrText xml:space="preserve"> </w:instrText>
            </w:r>
            <w:r>
              <w:rPr>
                <w:noProof/>
              </w:rPr>
              <w:instrText>HYPERLINK \l "_Toc216033964"</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ANEXO I. Historias de usuario</w:t>
            </w:r>
            <w:r>
              <w:rPr>
                <w:noProof/>
                <w:webHidden/>
              </w:rPr>
              <w:tab/>
            </w:r>
            <w:r>
              <w:rPr>
                <w:noProof/>
                <w:webHidden/>
              </w:rPr>
              <w:fldChar w:fldCharType="begin"/>
            </w:r>
            <w:r>
              <w:rPr>
                <w:noProof/>
                <w:webHidden/>
              </w:rPr>
              <w:instrText xml:space="preserve"> PAGEREF _Toc216033964 \h </w:instrText>
            </w:r>
            <w:r>
              <w:rPr>
                <w:noProof/>
                <w:webHidden/>
              </w:rPr>
            </w:r>
            <w:r>
              <w:rPr>
                <w:noProof/>
                <w:webHidden/>
              </w:rPr>
              <w:fldChar w:fldCharType="separate"/>
            </w:r>
            <w:r>
              <w:rPr>
                <w:noProof/>
                <w:webHidden/>
              </w:rPr>
              <w:t>I</w:t>
            </w:r>
            <w:r>
              <w:rPr>
                <w:noProof/>
                <w:webHidden/>
              </w:rPr>
              <w:fldChar w:fldCharType="end"/>
            </w:r>
            <w:r w:rsidRPr="009A25BD">
              <w:rPr>
                <w:rStyle w:val="Hipervnculo"/>
                <w:noProof/>
              </w:rPr>
              <w:fldChar w:fldCharType="end"/>
            </w:r>
          </w:ins>
        </w:p>
        <w:p w14:paraId="57958072" w14:textId="5A8E67F4" w:rsidR="00065FC0" w:rsidRDefault="00065FC0">
          <w:pPr>
            <w:pStyle w:val="TDC1"/>
            <w:tabs>
              <w:tab w:val="right" w:leader="dot" w:pos="8777"/>
            </w:tabs>
            <w:rPr>
              <w:ins w:id="83" w:author="JOEL ALEJANDRO PARRA MARANON" w:date="2025-12-07T21:05:00Z" w16du:dateUtc="2025-12-08T02:05:00Z"/>
              <w:rFonts w:asciiTheme="minorHAnsi" w:eastAsiaTheme="minorEastAsia" w:hAnsiTheme="minorHAnsi"/>
              <w:noProof/>
              <w:kern w:val="2"/>
              <w:szCs w:val="24"/>
              <w:lang w:eastAsia="es-EC"/>
              <w14:ligatures w14:val="standardContextual"/>
            </w:rPr>
          </w:pPr>
          <w:ins w:id="84" w:author="JOEL ALEJANDRO PARRA MARANON" w:date="2025-12-07T21:05:00Z" w16du:dateUtc="2025-12-08T02:05:00Z">
            <w:r w:rsidRPr="009A25BD">
              <w:rPr>
                <w:rStyle w:val="Hipervnculo"/>
                <w:noProof/>
              </w:rPr>
              <w:fldChar w:fldCharType="begin"/>
            </w:r>
            <w:r w:rsidRPr="009A25BD">
              <w:rPr>
                <w:rStyle w:val="Hipervnculo"/>
                <w:noProof/>
              </w:rPr>
              <w:instrText xml:space="preserve"> </w:instrText>
            </w:r>
            <w:r>
              <w:rPr>
                <w:noProof/>
              </w:rPr>
              <w:instrText>HYPERLINK \l "_Toc216033965"</w:instrText>
            </w:r>
            <w:r w:rsidRPr="009A25BD">
              <w:rPr>
                <w:rStyle w:val="Hipervnculo"/>
                <w:noProof/>
              </w:rPr>
              <w:instrText xml:space="preserve"> </w:instrText>
            </w:r>
            <w:r w:rsidRPr="009A25BD">
              <w:rPr>
                <w:rStyle w:val="Hipervnculo"/>
                <w:noProof/>
              </w:rPr>
            </w:r>
            <w:r w:rsidRPr="009A25BD">
              <w:rPr>
                <w:rStyle w:val="Hipervnculo"/>
                <w:noProof/>
              </w:rPr>
              <w:fldChar w:fldCharType="separate"/>
            </w:r>
            <w:r w:rsidRPr="009A25BD">
              <w:rPr>
                <w:rStyle w:val="Hipervnculo"/>
                <w:noProof/>
              </w:rPr>
              <w:t>ANEXO II. Sprints</w:t>
            </w:r>
            <w:r>
              <w:rPr>
                <w:noProof/>
                <w:webHidden/>
              </w:rPr>
              <w:tab/>
            </w:r>
            <w:r>
              <w:rPr>
                <w:noProof/>
                <w:webHidden/>
              </w:rPr>
              <w:fldChar w:fldCharType="begin"/>
            </w:r>
            <w:r>
              <w:rPr>
                <w:noProof/>
                <w:webHidden/>
              </w:rPr>
              <w:instrText xml:space="preserve"> PAGEREF _Toc216033965 \h </w:instrText>
            </w:r>
            <w:r>
              <w:rPr>
                <w:noProof/>
                <w:webHidden/>
              </w:rPr>
            </w:r>
            <w:r>
              <w:rPr>
                <w:noProof/>
                <w:webHidden/>
              </w:rPr>
              <w:fldChar w:fldCharType="separate"/>
            </w:r>
            <w:r>
              <w:rPr>
                <w:noProof/>
                <w:webHidden/>
              </w:rPr>
              <w:t>IV</w:t>
            </w:r>
            <w:r>
              <w:rPr>
                <w:noProof/>
                <w:webHidden/>
              </w:rPr>
              <w:fldChar w:fldCharType="end"/>
            </w:r>
            <w:r w:rsidRPr="009A25BD">
              <w:rPr>
                <w:rStyle w:val="Hipervnculo"/>
                <w:noProof/>
              </w:rPr>
              <w:fldChar w:fldCharType="end"/>
            </w:r>
          </w:ins>
        </w:p>
        <w:p w14:paraId="25264B96" w14:textId="1D6D7E3E" w:rsidR="0007286B" w:rsidRPr="00065FC0" w:rsidDel="00065FC0" w:rsidRDefault="0007286B" w:rsidP="38E9C906">
          <w:pPr>
            <w:pStyle w:val="TDC1"/>
            <w:tabs>
              <w:tab w:val="right" w:leader="dot" w:pos="8777"/>
            </w:tabs>
            <w:rPr>
              <w:del w:id="85" w:author="JOEL ALEJANDRO PARRA MARANON" w:date="2025-12-07T21:05:00Z" w16du:dateUtc="2025-12-08T02:05:00Z"/>
              <w:rFonts w:eastAsiaTheme="minorEastAsia" w:cs="Arial"/>
              <w:noProof/>
              <w:kern w:val="2"/>
              <w:lang w:eastAsia="es-EC"/>
              <w14:ligatures w14:val="standardContextual"/>
              <w:rPrChange w:id="86" w:author="JOEL ALEJANDRO PARRA MARANON" w:date="2025-12-07T21:04:00Z" w16du:dateUtc="2025-12-08T02:04:00Z">
                <w:rPr>
                  <w:del w:id="87"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88" w:author="JOEL ALEJANDRO PARRA MARANON" w:date="2025-12-07T21:05:00Z" w16du:dateUtc="2025-12-08T02:05:00Z">
            <w:r w:rsidRPr="00065FC0" w:rsidDel="00065FC0">
              <w:rPr>
                <w:rStyle w:val="Hipervnculo"/>
                <w:rFonts w:cs="Arial"/>
                <w:noProof/>
                <w:rPrChange w:id="89" w:author="JOEL ALEJANDRO PARRA MARANON" w:date="2025-12-07T21:05:00Z" w16du:dateUtc="2025-12-08T02:05:00Z">
                  <w:rPr>
                    <w:rStyle w:val="Hipervnculo"/>
                    <w:rFonts w:cs="Arial"/>
                    <w:noProof/>
                  </w:rPr>
                </w:rPrChange>
              </w:rPr>
              <w:delText>CERTIFICACIONES</w:delText>
            </w:r>
            <w:r w:rsidRPr="00065FC0" w:rsidDel="00065FC0">
              <w:rPr>
                <w:rFonts w:cs="Arial"/>
                <w:noProof/>
                <w:webHidden/>
              </w:rPr>
              <w:delText>I</w:delText>
            </w:r>
          </w:del>
        </w:p>
        <w:p w14:paraId="492E8D7D" w14:textId="5FA4422C" w:rsidR="0007286B" w:rsidRPr="00065FC0" w:rsidDel="00065FC0" w:rsidRDefault="0007286B" w:rsidP="38E9C906">
          <w:pPr>
            <w:pStyle w:val="TDC1"/>
            <w:tabs>
              <w:tab w:val="right" w:leader="dot" w:pos="8777"/>
            </w:tabs>
            <w:rPr>
              <w:del w:id="90" w:author="JOEL ALEJANDRO PARRA MARANON" w:date="2025-12-07T21:05:00Z" w16du:dateUtc="2025-12-08T02:05:00Z"/>
              <w:rFonts w:eastAsiaTheme="minorEastAsia" w:cs="Arial"/>
              <w:noProof/>
              <w:kern w:val="2"/>
              <w:lang w:eastAsia="es-EC"/>
              <w14:ligatures w14:val="standardContextual"/>
              <w:rPrChange w:id="91" w:author="JOEL ALEJANDRO PARRA MARANON" w:date="2025-12-07T21:04:00Z" w16du:dateUtc="2025-12-08T02:04:00Z">
                <w:rPr>
                  <w:del w:id="92"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93" w:author="JOEL ALEJANDRO PARRA MARANON" w:date="2025-12-07T21:05:00Z" w16du:dateUtc="2025-12-08T02:05:00Z">
            <w:r w:rsidRPr="00065FC0" w:rsidDel="00065FC0">
              <w:rPr>
                <w:rStyle w:val="Hipervnculo"/>
                <w:rFonts w:cs="Arial"/>
                <w:noProof/>
                <w:rPrChange w:id="94" w:author="JOEL ALEJANDRO PARRA MARANON" w:date="2025-12-07T21:05:00Z" w16du:dateUtc="2025-12-08T02:05:00Z">
                  <w:rPr>
                    <w:rStyle w:val="Hipervnculo"/>
                    <w:rFonts w:cs="Arial"/>
                    <w:noProof/>
                  </w:rPr>
                </w:rPrChange>
              </w:rPr>
              <w:delText>DECLARACIÓN DE AUTORÍA</w:delText>
            </w:r>
            <w:r w:rsidRPr="00065FC0" w:rsidDel="00065FC0">
              <w:rPr>
                <w:rFonts w:cs="Arial"/>
                <w:noProof/>
                <w:webHidden/>
              </w:rPr>
              <w:delText>II</w:delText>
            </w:r>
          </w:del>
        </w:p>
        <w:p w14:paraId="19F6BFA4" w14:textId="3B8B69CD" w:rsidR="0007286B" w:rsidRPr="00065FC0" w:rsidDel="00065FC0" w:rsidRDefault="0007286B" w:rsidP="38E9C906">
          <w:pPr>
            <w:pStyle w:val="TDC1"/>
            <w:tabs>
              <w:tab w:val="right" w:leader="dot" w:pos="8777"/>
            </w:tabs>
            <w:rPr>
              <w:del w:id="95" w:author="JOEL ALEJANDRO PARRA MARANON" w:date="2025-12-07T21:05:00Z" w16du:dateUtc="2025-12-08T02:05:00Z"/>
              <w:rFonts w:eastAsiaTheme="minorEastAsia" w:cs="Arial"/>
              <w:noProof/>
              <w:kern w:val="2"/>
              <w:lang w:eastAsia="es-EC"/>
              <w14:ligatures w14:val="standardContextual"/>
              <w:rPrChange w:id="96" w:author="JOEL ALEJANDRO PARRA MARANON" w:date="2025-12-07T21:04:00Z" w16du:dateUtc="2025-12-08T02:04:00Z">
                <w:rPr>
                  <w:del w:id="97"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98" w:author="JOEL ALEJANDRO PARRA MARANON" w:date="2025-12-07T21:05:00Z" w16du:dateUtc="2025-12-08T02:05:00Z">
            <w:r w:rsidRPr="00065FC0" w:rsidDel="00065FC0">
              <w:rPr>
                <w:rStyle w:val="Hipervnculo"/>
                <w:rFonts w:cs="Arial"/>
                <w:noProof/>
                <w:rPrChange w:id="99" w:author="JOEL ALEJANDRO PARRA MARANON" w:date="2025-12-07T21:05:00Z" w16du:dateUtc="2025-12-08T02:05:00Z">
                  <w:rPr>
                    <w:rStyle w:val="Hipervnculo"/>
                    <w:rFonts w:cs="Arial"/>
                    <w:noProof/>
                  </w:rPr>
                </w:rPrChange>
              </w:rPr>
              <w:delText>DEDICATORIA</w:delText>
            </w:r>
            <w:r w:rsidRPr="00065FC0" w:rsidDel="00065FC0">
              <w:rPr>
                <w:rFonts w:cs="Arial"/>
                <w:noProof/>
                <w:webHidden/>
              </w:rPr>
              <w:delText>III</w:delText>
            </w:r>
          </w:del>
        </w:p>
        <w:p w14:paraId="2A22B824" w14:textId="6E66B2D0" w:rsidR="0007286B" w:rsidRPr="00065FC0" w:rsidDel="00065FC0" w:rsidRDefault="0007286B" w:rsidP="38E9C906">
          <w:pPr>
            <w:pStyle w:val="TDC1"/>
            <w:tabs>
              <w:tab w:val="right" w:leader="dot" w:pos="8777"/>
            </w:tabs>
            <w:rPr>
              <w:del w:id="100" w:author="JOEL ALEJANDRO PARRA MARANON" w:date="2025-12-07T21:05:00Z" w16du:dateUtc="2025-12-08T02:05:00Z"/>
              <w:rFonts w:eastAsiaTheme="minorEastAsia" w:cs="Arial"/>
              <w:noProof/>
              <w:kern w:val="2"/>
              <w:lang w:eastAsia="es-EC"/>
              <w14:ligatures w14:val="standardContextual"/>
              <w:rPrChange w:id="101" w:author="JOEL ALEJANDRO PARRA MARANON" w:date="2025-12-07T21:04:00Z" w16du:dateUtc="2025-12-08T02:04:00Z">
                <w:rPr>
                  <w:del w:id="102"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03" w:author="JOEL ALEJANDRO PARRA MARANON" w:date="2025-12-07T21:05:00Z" w16du:dateUtc="2025-12-08T02:05:00Z">
            <w:r w:rsidRPr="00065FC0" w:rsidDel="00065FC0">
              <w:rPr>
                <w:rStyle w:val="Hipervnculo"/>
                <w:rFonts w:cs="Arial"/>
                <w:noProof/>
                <w:rPrChange w:id="104" w:author="JOEL ALEJANDRO PARRA MARANON" w:date="2025-12-07T21:05:00Z" w16du:dateUtc="2025-12-08T02:05:00Z">
                  <w:rPr>
                    <w:rStyle w:val="Hipervnculo"/>
                    <w:rFonts w:cs="Arial"/>
                    <w:noProof/>
                  </w:rPr>
                </w:rPrChange>
              </w:rPr>
              <w:delText>AGRADECIMIENTO</w:delText>
            </w:r>
            <w:r w:rsidRPr="00065FC0" w:rsidDel="00065FC0">
              <w:rPr>
                <w:rFonts w:cs="Arial"/>
                <w:noProof/>
                <w:webHidden/>
              </w:rPr>
              <w:delText>IV</w:delText>
            </w:r>
          </w:del>
        </w:p>
        <w:p w14:paraId="10FF1473" w14:textId="74E6D17E" w:rsidR="0007286B" w:rsidRPr="00065FC0" w:rsidDel="00065FC0" w:rsidRDefault="0007286B" w:rsidP="38E9C906">
          <w:pPr>
            <w:pStyle w:val="TDC1"/>
            <w:tabs>
              <w:tab w:val="right" w:leader="dot" w:pos="8777"/>
            </w:tabs>
            <w:rPr>
              <w:del w:id="105" w:author="JOEL ALEJANDRO PARRA MARANON" w:date="2025-12-07T21:05:00Z" w16du:dateUtc="2025-12-08T02:05:00Z"/>
              <w:rFonts w:eastAsiaTheme="minorEastAsia" w:cs="Arial"/>
              <w:noProof/>
              <w:kern w:val="2"/>
              <w:lang w:eastAsia="es-EC"/>
              <w14:ligatures w14:val="standardContextual"/>
              <w:rPrChange w:id="106" w:author="JOEL ALEJANDRO PARRA MARANON" w:date="2025-12-07T21:04:00Z" w16du:dateUtc="2025-12-08T02:04:00Z">
                <w:rPr>
                  <w:del w:id="107"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08" w:author="JOEL ALEJANDRO PARRA MARANON" w:date="2025-12-07T21:05:00Z" w16du:dateUtc="2025-12-08T02:05:00Z">
            <w:r w:rsidRPr="00065FC0" w:rsidDel="00065FC0">
              <w:rPr>
                <w:rStyle w:val="Hipervnculo"/>
                <w:rFonts w:cs="Arial"/>
                <w:noProof/>
                <w:rPrChange w:id="109" w:author="JOEL ALEJANDRO PARRA MARANON" w:date="2025-12-07T21:05:00Z" w16du:dateUtc="2025-12-08T02:05:00Z">
                  <w:rPr>
                    <w:rStyle w:val="Hipervnculo"/>
                    <w:rFonts w:cs="Arial"/>
                    <w:noProof/>
                  </w:rPr>
                </w:rPrChange>
              </w:rPr>
              <w:delText>ÍNDICE DE CONTENIDO</w:delText>
            </w:r>
            <w:r w:rsidRPr="00065FC0" w:rsidDel="00065FC0">
              <w:rPr>
                <w:rFonts w:cs="Arial"/>
                <w:noProof/>
                <w:webHidden/>
              </w:rPr>
              <w:delText>V</w:delText>
            </w:r>
          </w:del>
        </w:p>
        <w:p w14:paraId="24C02B50" w14:textId="55FFB965" w:rsidR="0007286B" w:rsidRPr="00065FC0" w:rsidDel="00065FC0" w:rsidRDefault="0007286B" w:rsidP="38E9C906">
          <w:pPr>
            <w:pStyle w:val="TDC1"/>
            <w:tabs>
              <w:tab w:val="right" w:leader="dot" w:pos="8777"/>
            </w:tabs>
            <w:rPr>
              <w:del w:id="110" w:author="JOEL ALEJANDRO PARRA MARANON" w:date="2025-12-07T21:05:00Z" w16du:dateUtc="2025-12-08T02:05:00Z"/>
              <w:rFonts w:eastAsiaTheme="minorEastAsia" w:cs="Arial"/>
              <w:noProof/>
              <w:kern w:val="2"/>
              <w:lang w:eastAsia="es-EC"/>
              <w14:ligatures w14:val="standardContextual"/>
              <w:rPrChange w:id="111" w:author="JOEL ALEJANDRO PARRA MARANON" w:date="2025-12-07T21:04:00Z" w16du:dateUtc="2025-12-08T02:04:00Z">
                <w:rPr>
                  <w:del w:id="112"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13" w:author="JOEL ALEJANDRO PARRA MARANON" w:date="2025-12-07T21:05:00Z" w16du:dateUtc="2025-12-08T02:05:00Z">
            <w:r w:rsidRPr="00065FC0" w:rsidDel="00065FC0">
              <w:rPr>
                <w:rStyle w:val="Hipervnculo"/>
                <w:rFonts w:cs="Arial"/>
                <w:noProof/>
                <w:rPrChange w:id="114" w:author="JOEL ALEJANDRO PARRA MARANON" w:date="2025-12-07T21:05:00Z" w16du:dateUtc="2025-12-08T02:05:00Z">
                  <w:rPr>
                    <w:rStyle w:val="Hipervnculo"/>
                    <w:rFonts w:cs="Arial"/>
                    <w:noProof/>
                  </w:rPr>
                </w:rPrChange>
              </w:rPr>
              <w:delText>RESUMEN</w:delText>
            </w:r>
            <w:r w:rsidRPr="00065FC0" w:rsidDel="00065FC0">
              <w:rPr>
                <w:rFonts w:cs="Arial"/>
                <w:noProof/>
                <w:webHidden/>
              </w:rPr>
              <w:delText>VII</w:delText>
            </w:r>
          </w:del>
        </w:p>
        <w:p w14:paraId="7B4A63FE" w14:textId="4E7843D0" w:rsidR="0007286B" w:rsidRPr="00065FC0" w:rsidDel="00065FC0" w:rsidRDefault="0007286B" w:rsidP="38E9C906">
          <w:pPr>
            <w:pStyle w:val="TDC1"/>
            <w:tabs>
              <w:tab w:val="right" w:leader="dot" w:pos="8777"/>
            </w:tabs>
            <w:rPr>
              <w:del w:id="115" w:author="JOEL ALEJANDRO PARRA MARANON" w:date="2025-12-07T21:05:00Z" w16du:dateUtc="2025-12-08T02:05:00Z"/>
              <w:rFonts w:eastAsiaTheme="minorEastAsia" w:cs="Arial"/>
              <w:noProof/>
              <w:kern w:val="2"/>
              <w:lang w:eastAsia="es-EC"/>
              <w14:ligatures w14:val="standardContextual"/>
              <w:rPrChange w:id="116" w:author="JOEL ALEJANDRO PARRA MARANON" w:date="2025-12-07T21:04:00Z" w16du:dateUtc="2025-12-08T02:04:00Z">
                <w:rPr>
                  <w:del w:id="117"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18" w:author="JOEL ALEJANDRO PARRA MARANON" w:date="2025-12-07T21:05:00Z" w16du:dateUtc="2025-12-08T02:05:00Z">
            <w:r w:rsidRPr="00065FC0" w:rsidDel="00065FC0">
              <w:rPr>
                <w:rStyle w:val="Hipervnculo"/>
                <w:rFonts w:cs="Arial"/>
                <w:noProof/>
                <w:lang w:val="en-US"/>
                <w:rPrChange w:id="119" w:author="JOEL ALEJANDRO PARRA MARANON" w:date="2025-12-07T21:05:00Z" w16du:dateUtc="2025-12-08T02:05:00Z">
                  <w:rPr>
                    <w:rStyle w:val="Hipervnculo"/>
                    <w:rFonts w:cs="Arial"/>
                    <w:noProof/>
                    <w:lang w:val="en-US"/>
                  </w:rPr>
                </w:rPrChange>
              </w:rPr>
              <w:delText>ABSTRACT</w:delText>
            </w:r>
            <w:r w:rsidRPr="00065FC0" w:rsidDel="00065FC0">
              <w:rPr>
                <w:rFonts w:cs="Arial"/>
                <w:noProof/>
                <w:webHidden/>
              </w:rPr>
              <w:delText>VIII</w:delText>
            </w:r>
          </w:del>
        </w:p>
        <w:p w14:paraId="6FEAEF7F" w14:textId="76CE6085" w:rsidR="0007286B" w:rsidRPr="00065FC0" w:rsidDel="00065FC0" w:rsidRDefault="0007286B" w:rsidP="38E9C906">
          <w:pPr>
            <w:pStyle w:val="TDC1"/>
            <w:tabs>
              <w:tab w:val="right" w:leader="dot" w:pos="8777"/>
            </w:tabs>
            <w:rPr>
              <w:del w:id="120" w:author="JOEL ALEJANDRO PARRA MARANON" w:date="2025-12-07T21:05:00Z" w16du:dateUtc="2025-12-08T02:05:00Z"/>
              <w:rFonts w:eastAsiaTheme="minorEastAsia" w:cs="Arial"/>
              <w:noProof/>
              <w:kern w:val="2"/>
              <w:lang w:eastAsia="es-EC"/>
              <w14:ligatures w14:val="standardContextual"/>
              <w:rPrChange w:id="121" w:author="JOEL ALEJANDRO PARRA MARANON" w:date="2025-12-07T21:04:00Z" w16du:dateUtc="2025-12-08T02:04:00Z">
                <w:rPr>
                  <w:del w:id="122"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23" w:author="JOEL ALEJANDRO PARRA MARANON" w:date="2025-12-07T21:05:00Z" w16du:dateUtc="2025-12-08T02:05:00Z">
            <w:r w:rsidRPr="00065FC0" w:rsidDel="00065FC0">
              <w:rPr>
                <w:rStyle w:val="Hipervnculo"/>
                <w:rFonts w:cs="Arial"/>
                <w:noProof/>
                <w:rPrChange w:id="124" w:author="JOEL ALEJANDRO PARRA MARANON" w:date="2025-12-07T21:05:00Z" w16du:dateUtc="2025-12-08T02:05:00Z">
                  <w:rPr>
                    <w:rStyle w:val="Hipervnculo"/>
                    <w:rFonts w:cs="Arial"/>
                    <w:noProof/>
                  </w:rPr>
                </w:rPrChange>
              </w:rPr>
              <w:delText>DESCRIPCIÓN DEL COMPONENTE DESARROLLADO</w:delText>
            </w:r>
            <w:r w:rsidRPr="00065FC0" w:rsidDel="00065FC0">
              <w:rPr>
                <w:rFonts w:cs="Arial"/>
                <w:noProof/>
                <w:webHidden/>
              </w:rPr>
              <w:delText>1</w:delText>
            </w:r>
          </w:del>
        </w:p>
        <w:p w14:paraId="22F2CE74" w14:textId="6659C5FA" w:rsidR="0007286B" w:rsidRPr="00065FC0" w:rsidDel="00065FC0" w:rsidRDefault="0007286B" w:rsidP="38E9C906">
          <w:pPr>
            <w:pStyle w:val="TDC2"/>
            <w:rPr>
              <w:del w:id="125" w:author="JOEL ALEJANDRO PARRA MARANON" w:date="2025-12-07T21:05:00Z" w16du:dateUtc="2025-12-08T02:05:00Z"/>
              <w:rFonts w:eastAsiaTheme="minorEastAsia" w:cs="Arial"/>
              <w:noProof/>
              <w:kern w:val="2"/>
              <w:lang w:eastAsia="es-EC"/>
              <w14:ligatures w14:val="standardContextual"/>
              <w:rPrChange w:id="126" w:author="JOEL ALEJANDRO PARRA MARANON" w:date="2025-12-07T21:04:00Z" w16du:dateUtc="2025-12-08T02:04:00Z">
                <w:rPr>
                  <w:del w:id="127"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28" w:author="JOEL ALEJANDRO PARRA MARANON" w:date="2025-12-07T21:05:00Z" w16du:dateUtc="2025-12-08T02:05:00Z">
            <w:r w:rsidRPr="00065FC0" w:rsidDel="00065FC0">
              <w:rPr>
                <w:rStyle w:val="Hipervnculo"/>
                <w:rFonts w:cs="Arial"/>
                <w:noProof/>
                <w:rPrChange w:id="129" w:author="JOEL ALEJANDRO PARRA MARANON" w:date="2025-12-07T21:05:00Z" w16du:dateUtc="2025-12-08T02:05:00Z">
                  <w:rPr>
                    <w:rStyle w:val="Hipervnculo"/>
                    <w:rFonts w:cs="Arial"/>
                    <w:noProof/>
                  </w:rPr>
                </w:rPrChange>
              </w:rPr>
              <w:delText>Objetivo general</w:delText>
            </w:r>
            <w:r w:rsidRPr="00065FC0" w:rsidDel="00065FC0">
              <w:rPr>
                <w:rFonts w:cs="Arial"/>
                <w:noProof/>
                <w:webHidden/>
              </w:rPr>
              <w:delText>2</w:delText>
            </w:r>
          </w:del>
        </w:p>
        <w:p w14:paraId="57E70098" w14:textId="1D0CE4CF" w:rsidR="0007286B" w:rsidRPr="00065FC0" w:rsidDel="00065FC0" w:rsidRDefault="0007286B" w:rsidP="38E9C906">
          <w:pPr>
            <w:pStyle w:val="TDC2"/>
            <w:rPr>
              <w:del w:id="130" w:author="JOEL ALEJANDRO PARRA MARANON" w:date="2025-12-07T21:05:00Z" w16du:dateUtc="2025-12-08T02:05:00Z"/>
              <w:rFonts w:eastAsiaTheme="minorEastAsia" w:cs="Arial"/>
              <w:noProof/>
              <w:kern w:val="2"/>
              <w:lang w:eastAsia="es-EC"/>
              <w14:ligatures w14:val="standardContextual"/>
              <w:rPrChange w:id="131" w:author="JOEL ALEJANDRO PARRA MARANON" w:date="2025-12-07T21:04:00Z" w16du:dateUtc="2025-12-08T02:04:00Z">
                <w:rPr>
                  <w:del w:id="132"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33" w:author="JOEL ALEJANDRO PARRA MARANON" w:date="2025-12-07T21:05:00Z" w16du:dateUtc="2025-12-08T02:05:00Z">
            <w:r w:rsidRPr="00065FC0" w:rsidDel="00065FC0">
              <w:rPr>
                <w:rStyle w:val="Hipervnculo"/>
                <w:rFonts w:cs="Arial"/>
                <w:noProof/>
                <w:rPrChange w:id="134" w:author="JOEL ALEJANDRO PARRA MARANON" w:date="2025-12-07T21:05:00Z" w16du:dateUtc="2025-12-08T02:05:00Z">
                  <w:rPr>
                    <w:rStyle w:val="Hipervnculo"/>
                    <w:rFonts w:cs="Arial"/>
                    <w:noProof/>
                  </w:rPr>
                </w:rPrChange>
              </w:rPr>
              <w:delText>Objetivos específicos</w:delText>
            </w:r>
            <w:r w:rsidRPr="00065FC0" w:rsidDel="00065FC0">
              <w:rPr>
                <w:rFonts w:cs="Arial"/>
                <w:noProof/>
                <w:webHidden/>
              </w:rPr>
              <w:delText>2</w:delText>
            </w:r>
          </w:del>
        </w:p>
        <w:p w14:paraId="540EB9DC" w14:textId="28A4A0E8" w:rsidR="0007286B" w:rsidRPr="00065FC0" w:rsidDel="00065FC0" w:rsidRDefault="0007286B" w:rsidP="38E9C906">
          <w:pPr>
            <w:pStyle w:val="TDC2"/>
            <w:rPr>
              <w:del w:id="135" w:author="JOEL ALEJANDRO PARRA MARANON" w:date="2025-12-07T21:05:00Z" w16du:dateUtc="2025-12-08T02:05:00Z"/>
              <w:rFonts w:eastAsiaTheme="minorEastAsia" w:cs="Arial"/>
              <w:noProof/>
              <w:kern w:val="2"/>
              <w:lang w:eastAsia="es-EC"/>
              <w14:ligatures w14:val="standardContextual"/>
              <w:rPrChange w:id="136" w:author="JOEL ALEJANDRO PARRA MARANON" w:date="2025-12-07T21:04:00Z" w16du:dateUtc="2025-12-08T02:04:00Z">
                <w:rPr>
                  <w:del w:id="137"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38" w:author="JOEL ALEJANDRO PARRA MARANON" w:date="2025-12-07T21:05:00Z" w16du:dateUtc="2025-12-08T02:05:00Z">
            <w:r w:rsidRPr="00065FC0" w:rsidDel="00065FC0">
              <w:rPr>
                <w:rStyle w:val="Hipervnculo"/>
                <w:rFonts w:cs="Arial"/>
                <w:noProof/>
                <w:rPrChange w:id="139" w:author="JOEL ALEJANDRO PARRA MARANON" w:date="2025-12-07T21:05:00Z" w16du:dateUtc="2025-12-08T02:05:00Z">
                  <w:rPr>
                    <w:rStyle w:val="Hipervnculo"/>
                    <w:rFonts w:cs="Arial"/>
                    <w:noProof/>
                  </w:rPr>
                </w:rPrChange>
              </w:rPr>
              <w:delText>Alcanc</w:delText>
            </w:r>
            <w:r w:rsidRPr="00065FC0" w:rsidDel="00065FC0">
              <w:rPr>
                <w:rStyle w:val="Hipervnculo"/>
                <w:rFonts w:cs="Arial"/>
                <w:noProof/>
                <w:rPrChange w:id="140" w:author="JOEL ALEJANDRO PARRA MARANON" w:date="2025-12-07T21:05:00Z" w16du:dateUtc="2025-12-08T02:05:00Z">
                  <w:rPr>
                    <w:rStyle w:val="Hipervnculo"/>
                    <w:rFonts w:cs="Arial"/>
                    <w:noProof/>
                  </w:rPr>
                </w:rPrChange>
              </w:rPr>
              <w:delText>e</w:delText>
            </w:r>
            <w:r w:rsidRPr="00065FC0" w:rsidDel="00065FC0">
              <w:rPr>
                <w:rFonts w:cs="Arial"/>
                <w:noProof/>
                <w:webHidden/>
              </w:rPr>
              <w:delText>3</w:delText>
            </w:r>
          </w:del>
        </w:p>
        <w:p w14:paraId="53FD0350" w14:textId="692FDEF9" w:rsidR="0007286B" w:rsidRPr="00065FC0" w:rsidDel="00065FC0" w:rsidRDefault="0007286B" w:rsidP="38E9C906">
          <w:pPr>
            <w:pStyle w:val="TDC1"/>
            <w:tabs>
              <w:tab w:val="left" w:pos="426"/>
              <w:tab w:val="right" w:leader="dot" w:pos="8777"/>
            </w:tabs>
            <w:rPr>
              <w:del w:id="141" w:author="JOEL ALEJANDRO PARRA MARANON" w:date="2025-12-07T21:05:00Z" w16du:dateUtc="2025-12-08T02:05:00Z"/>
              <w:rFonts w:eastAsiaTheme="minorEastAsia" w:cs="Arial"/>
              <w:noProof/>
              <w:kern w:val="2"/>
              <w:lang w:eastAsia="es-EC"/>
              <w14:ligatures w14:val="standardContextual"/>
              <w:rPrChange w:id="142" w:author="JOEL ALEJANDRO PARRA MARANON" w:date="2025-12-07T21:04:00Z" w16du:dateUtc="2025-12-08T02:04:00Z">
                <w:rPr>
                  <w:del w:id="143"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44" w:author="JOEL ALEJANDRO PARRA MARANON" w:date="2025-12-07T21:05:00Z" w16du:dateUtc="2025-12-08T02:05:00Z">
            <w:r w:rsidRPr="00065FC0" w:rsidDel="00065FC0">
              <w:rPr>
                <w:rStyle w:val="Hipervnculo"/>
                <w:rFonts w:cs="Arial"/>
                <w:noProof/>
                <w:rPrChange w:id="145" w:author="JOEL ALEJANDRO PARRA MARANON" w:date="2025-12-07T21:05:00Z" w16du:dateUtc="2025-12-08T02:05:00Z">
                  <w:rPr>
                    <w:rStyle w:val="Hipervnculo"/>
                    <w:rFonts w:cs="Arial"/>
                    <w:noProof/>
                  </w:rPr>
                </w:rPrChange>
              </w:rPr>
              <w:delText>1Marco Teórico</w:delText>
            </w:r>
            <w:r w:rsidRPr="00065FC0" w:rsidDel="00065FC0">
              <w:rPr>
                <w:rFonts w:cs="Arial"/>
                <w:noProof/>
                <w:webHidden/>
              </w:rPr>
              <w:delText>4</w:delText>
            </w:r>
          </w:del>
        </w:p>
        <w:p w14:paraId="2C74FE76" w14:textId="6C89D46A" w:rsidR="0007286B" w:rsidRPr="00065FC0" w:rsidDel="00065FC0" w:rsidRDefault="0007286B" w:rsidP="38E9C906">
          <w:pPr>
            <w:pStyle w:val="TDC2"/>
            <w:rPr>
              <w:del w:id="146" w:author="JOEL ALEJANDRO PARRA MARANON" w:date="2025-12-07T21:05:00Z" w16du:dateUtc="2025-12-08T02:05:00Z"/>
              <w:rFonts w:eastAsiaTheme="minorEastAsia" w:cs="Arial"/>
              <w:noProof/>
              <w:kern w:val="2"/>
              <w:lang w:eastAsia="es-EC"/>
              <w14:ligatures w14:val="standardContextual"/>
              <w:rPrChange w:id="147" w:author="JOEL ALEJANDRO PARRA MARANON" w:date="2025-12-07T21:04:00Z" w16du:dateUtc="2025-12-08T02:04:00Z">
                <w:rPr>
                  <w:del w:id="148"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49" w:author="JOEL ALEJANDRO PARRA MARANON" w:date="2025-12-07T21:05:00Z" w16du:dateUtc="2025-12-08T02:05:00Z">
            <w:r w:rsidRPr="00065FC0" w:rsidDel="00065FC0">
              <w:rPr>
                <w:rStyle w:val="Hipervnculo"/>
                <w:rFonts w:cs="Arial"/>
                <w:noProof/>
                <w:rPrChange w:id="150" w:author="JOEL ALEJANDRO PARRA MARANON" w:date="2025-12-07T21:05:00Z" w16du:dateUtc="2025-12-08T02:05:00Z">
                  <w:rPr>
                    <w:rStyle w:val="Hipervnculo"/>
                    <w:rFonts w:cs="Arial"/>
                    <w:noProof/>
                  </w:rPr>
                </w:rPrChange>
              </w:rPr>
              <w:delText>Introducción</w:delText>
            </w:r>
            <w:r w:rsidRPr="00065FC0" w:rsidDel="00065FC0">
              <w:rPr>
                <w:rFonts w:cs="Arial"/>
                <w:noProof/>
                <w:webHidden/>
              </w:rPr>
              <w:delText>4</w:delText>
            </w:r>
          </w:del>
        </w:p>
        <w:p w14:paraId="1F52CC03" w14:textId="7EA6DE2A" w:rsidR="0007286B" w:rsidRPr="00065FC0" w:rsidDel="00065FC0" w:rsidRDefault="0007286B" w:rsidP="38E9C906">
          <w:pPr>
            <w:pStyle w:val="TDC2"/>
            <w:rPr>
              <w:del w:id="151" w:author="JOEL ALEJANDRO PARRA MARANON" w:date="2025-12-07T21:05:00Z" w16du:dateUtc="2025-12-08T02:05:00Z"/>
              <w:rFonts w:eastAsiaTheme="minorEastAsia" w:cs="Arial"/>
              <w:noProof/>
              <w:kern w:val="2"/>
              <w:lang w:eastAsia="es-EC"/>
              <w14:ligatures w14:val="standardContextual"/>
              <w:rPrChange w:id="152" w:author="JOEL ALEJANDRO PARRA MARANON" w:date="2025-12-07T21:04:00Z" w16du:dateUtc="2025-12-08T02:04:00Z">
                <w:rPr>
                  <w:del w:id="153"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54" w:author="JOEL ALEJANDRO PARRA MARANON" w:date="2025-12-07T21:05:00Z" w16du:dateUtc="2025-12-08T02:05:00Z">
            <w:r w:rsidRPr="00065FC0" w:rsidDel="00065FC0">
              <w:rPr>
                <w:rStyle w:val="Hipervnculo"/>
                <w:rFonts w:cs="Arial"/>
                <w:noProof/>
                <w:rPrChange w:id="155" w:author="JOEL ALEJANDRO PARRA MARANON" w:date="2025-12-07T21:05:00Z" w16du:dateUtc="2025-12-08T02:05:00Z">
                  <w:rPr>
                    <w:rStyle w:val="Hipervnculo"/>
                    <w:rFonts w:cs="Arial"/>
                    <w:noProof/>
                  </w:rPr>
                </w:rPrChange>
              </w:rPr>
              <w:delText>Sistemas de Información Estudiantil (SIS) y arquitectura móvil</w:delText>
            </w:r>
            <w:r w:rsidRPr="00065FC0" w:rsidDel="00065FC0">
              <w:rPr>
                <w:rFonts w:cs="Arial"/>
                <w:noProof/>
                <w:webHidden/>
              </w:rPr>
              <w:delText>5</w:delText>
            </w:r>
          </w:del>
        </w:p>
        <w:p w14:paraId="46694C15" w14:textId="62A5F49B" w:rsidR="0007286B" w:rsidRPr="00065FC0" w:rsidDel="00065FC0" w:rsidRDefault="0007286B" w:rsidP="38E9C906">
          <w:pPr>
            <w:pStyle w:val="TDC2"/>
            <w:rPr>
              <w:del w:id="156" w:author="JOEL ALEJANDRO PARRA MARANON" w:date="2025-12-07T21:05:00Z" w16du:dateUtc="2025-12-08T02:05:00Z"/>
              <w:rFonts w:eastAsiaTheme="minorEastAsia" w:cs="Arial"/>
              <w:noProof/>
              <w:kern w:val="2"/>
              <w:lang w:eastAsia="es-EC"/>
              <w14:ligatures w14:val="standardContextual"/>
              <w:rPrChange w:id="157" w:author="JOEL ALEJANDRO PARRA MARANON" w:date="2025-12-07T21:04:00Z" w16du:dateUtc="2025-12-08T02:04:00Z">
                <w:rPr>
                  <w:del w:id="158"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59" w:author="JOEL ALEJANDRO PARRA MARANON" w:date="2025-12-07T21:05:00Z" w16du:dateUtc="2025-12-08T02:05:00Z">
            <w:r w:rsidRPr="00065FC0" w:rsidDel="00065FC0">
              <w:rPr>
                <w:rStyle w:val="Hipervnculo"/>
                <w:rFonts w:cs="Arial"/>
                <w:noProof/>
                <w:rPrChange w:id="160" w:author="JOEL ALEJANDRO PARRA MARANON" w:date="2025-12-07T21:05:00Z" w16du:dateUtc="2025-12-08T02:05:00Z">
                  <w:rPr>
                    <w:rStyle w:val="Hipervnculo"/>
                    <w:rFonts w:cs="Arial"/>
                    <w:noProof/>
                  </w:rPr>
                </w:rPrChange>
              </w:rPr>
              <w:delText>Framework Ionic y su pertinencia para el desarrollo de aplicaciones móviles educativas</w:delText>
            </w:r>
            <w:r w:rsidRPr="00065FC0" w:rsidDel="00065FC0">
              <w:rPr>
                <w:rFonts w:cs="Arial"/>
                <w:noProof/>
                <w:webHidden/>
              </w:rPr>
              <w:delText>5</w:delText>
            </w:r>
          </w:del>
        </w:p>
        <w:p w14:paraId="509895EC" w14:textId="13A5C82F" w:rsidR="0007286B" w:rsidRPr="00065FC0" w:rsidDel="00065FC0" w:rsidRDefault="0007286B" w:rsidP="38E9C906">
          <w:pPr>
            <w:pStyle w:val="TDC2"/>
            <w:rPr>
              <w:del w:id="161" w:author="JOEL ALEJANDRO PARRA MARANON" w:date="2025-12-07T21:05:00Z" w16du:dateUtc="2025-12-08T02:05:00Z"/>
              <w:rFonts w:eastAsiaTheme="minorEastAsia" w:cs="Arial"/>
              <w:noProof/>
              <w:kern w:val="2"/>
              <w:lang w:eastAsia="es-EC"/>
              <w14:ligatures w14:val="standardContextual"/>
              <w:rPrChange w:id="162" w:author="JOEL ALEJANDRO PARRA MARANON" w:date="2025-12-07T21:04:00Z" w16du:dateUtc="2025-12-08T02:04:00Z">
                <w:rPr>
                  <w:del w:id="163"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64" w:author="JOEL ALEJANDRO PARRA MARANON" w:date="2025-12-07T21:05:00Z" w16du:dateUtc="2025-12-08T02:05:00Z">
            <w:r w:rsidRPr="00065FC0" w:rsidDel="00065FC0">
              <w:rPr>
                <w:rStyle w:val="Hipervnculo"/>
                <w:rFonts w:cs="Arial"/>
                <w:noProof/>
                <w:rPrChange w:id="165" w:author="JOEL ALEJANDRO PARRA MARANON" w:date="2025-12-07T21:05:00Z" w16du:dateUtc="2025-12-08T02:05:00Z">
                  <w:rPr>
                    <w:rStyle w:val="Hipervnculo"/>
                    <w:rFonts w:cs="Arial"/>
                    <w:noProof/>
                  </w:rPr>
                </w:rPrChange>
              </w:rPr>
              <w:delText>Limitaciones y consideraciones éticas</w:delText>
            </w:r>
            <w:r w:rsidRPr="00065FC0" w:rsidDel="00065FC0">
              <w:rPr>
                <w:rFonts w:cs="Arial"/>
                <w:noProof/>
                <w:webHidden/>
              </w:rPr>
              <w:delText>6</w:delText>
            </w:r>
          </w:del>
        </w:p>
        <w:p w14:paraId="08BC65D7" w14:textId="6D1CB54F" w:rsidR="0007286B" w:rsidRPr="00065FC0" w:rsidDel="00065FC0" w:rsidRDefault="0007286B" w:rsidP="38E9C906">
          <w:pPr>
            <w:pStyle w:val="TDC1"/>
            <w:tabs>
              <w:tab w:val="left" w:pos="426"/>
              <w:tab w:val="right" w:leader="dot" w:pos="8777"/>
            </w:tabs>
            <w:rPr>
              <w:del w:id="166" w:author="JOEL ALEJANDRO PARRA MARANON" w:date="2025-12-07T21:05:00Z" w16du:dateUtc="2025-12-08T02:05:00Z"/>
              <w:rFonts w:eastAsiaTheme="minorEastAsia" w:cs="Arial"/>
              <w:noProof/>
              <w:kern w:val="2"/>
              <w:lang w:eastAsia="es-EC"/>
              <w14:ligatures w14:val="standardContextual"/>
              <w:rPrChange w:id="167" w:author="JOEL ALEJANDRO PARRA MARANON" w:date="2025-12-07T21:04:00Z" w16du:dateUtc="2025-12-08T02:04:00Z">
                <w:rPr>
                  <w:del w:id="168"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69" w:author="JOEL ALEJANDRO PARRA MARANON" w:date="2025-12-07T21:05:00Z" w16du:dateUtc="2025-12-08T02:05:00Z">
            <w:r w:rsidRPr="00065FC0" w:rsidDel="00065FC0">
              <w:rPr>
                <w:rStyle w:val="Hipervnculo"/>
                <w:rFonts w:cs="Arial"/>
                <w:noProof/>
                <w:rPrChange w:id="170" w:author="JOEL ALEJANDRO PARRA MARANON" w:date="2025-12-07T21:05:00Z" w16du:dateUtc="2025-12-08T02:05:00Z">
                  <w:rPr>
                    <w:rStyle w:val="Hipervnculo"/>
                    <w:rFonts w:cs="Arial"/>
                    <w:noProof/>
                  </w:rPr>
                </w:rPrChange>
              </w:rPr>
              <w:delText>2METODOLOGÍA</w:delText>
            </w:r>
            <w:r w:rsidRPr="00065FC0" w:rsidDel="00065FC0">
              <w:rPr>
                <w:rFonts w:cs="Arial"/>
                <w:noProof/>
                <w:webHidden/>
              </w:rPr>
              <w:delText>7</w:delText>
            </w:r>
          </w:del>
        </w:p>
        <w:p w14:paraId="3E9B9A2F" w14:textId="09EAF8D7" w:rsidR="0007286B" w:rsidRPr="00065FC0" w:rsidDel="00065FC0" w:rsidRDefault="0007286B" w:rsidP="38E9C906">
          <w:pPr>
            <w:pStyle w:val="TDC2"/>
            <w:rPr>
              <w:del w:id="171" w:author="JOEL ALEJANDRO PARRA MARANON" w:date="2025-12-07T21:05:00Z" w16du:dateUtc="2025-12-08T02:05:00Z"/>
              <w:rFonts w:eastAsiaTheme="minorEastAsia" w:cs="Arial"/>
              <w:noProof/>
              <w:kern w:val="2"/>
              <w:lang w:eastAsia="es-EC"/>
              <w14:ligatures w14:val="standardContextual"/>
              <w:rPrChange w:id="172" w:author="JOEL ALEJANDRO PARRA MARANON" w:date="2025-12-07T21:04:00Z" w16du:dateUtc="2025-12-08T02:04:00Z">
                <w:rPr>
                  <w:del w:id="173"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74" w:author="JOEL ALEJANDRO PARRA MARANON" w:date="2025-12-07T21:05:00Z" w16du:dateUtc="2025-12-08T02:05:00Z">
            <w:r w:rsidRPr="00065FC0" w:rsidDel="00065FC0">
              <w:rPr>
                <w:rStyle w:val="Hipervnculo"/>
                <w:rFonts w:cs="Arial"/>
                <w:noProof/>
                <w:rPrChange w:id="175" w:author="JOEL ALEJANDRO PARRA MARANON" w:date="2025-12-07T21:05:00Z" w16du:dateUtc="2025-12-08T02:05:00Z">
                  <w:rPr>
                    <w:rStyle w:val="Hipervnculo"/>
                    <w:rFonts w:cs="Arial"/>
                    <w:noProof/>
                  </w:rPr>
                </w:rPrChange>
              </w:rPr>
              <w:delText>2.1Metodologia de desarrollo</w:delText>
            </w:r>
            <w:r w:rsidRPr="00065FC0" w:rsidDel="00065FC0">
              <w:rPr>
                <w:rFonts w:cs="Arial"/>
                <w:noProof/>
                <w:webHidden/>
              </w:rPr>
              <w:delText>7</w:delText>
            </w:r>
          </w:del>
        </w:p>
        <w:p w14:paraId="7276D5F0" w14:textId="7044644A" w:rsidR="0007286B" w:rsidRPr="00065FC0" w:rsidDel="00065FC0" w:rsidRDefault="0007286B" w:rsidP="38E9C906">
          <w:pPr>
            <w:pStyle w:val="TDC2"/>
            <w:rPr>
              <w:del w:id="176" w:author="JOEL ALEJANDRO PARRA MARANON" w:date="2025-12-07T21:05:00Z" w16du:dateUtc="2025-12-08T02:05:00Z"/>
              <w:rFonts w:eastAsiaTheme="minorEastAsia" w:cs="Arial"/>
              <w:noProof/>
              <w:kern w:val="2"/>
              <w:lang w:eastAsia="es-EC"/>
              <w14:ligatures w14:val="standardContextual"/>
              <w:rPrChange w:id="177" w:author="JOEL ALEJANDRO PARRA MARANON" w:date="2025-12-07T21:04:00Z" w16du:dateUtc="2025-12-08T02:04:00Z">
                <w:rPr>
                  <w:del w:id="178"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79" w:author="JOEL ALEJANDRO PARRA MARANON" w:date="2025-12-07T21:05:00Z" w16du:dateUtc="2025-12-08T02:05:00Z">
            <w:r w:rsidRPr="00065FC0" w:rsidDel="00065FC0">
              <w:rPr>
                <w:rStyle w:val="Hipervnculo"/>
                <w:rFonts w:cs="Arial"/>
                <w:noProof/>
                <w:lang w:val="en-US"/>
                <w:rPrChange w:id="180" w:author="JOEL ALEJANDRO PARRA MARANON" w:date="2025-12-07T21:05:00Z" w16du:dateUtc="2025-12-08T02:05:00Z">
                  <w:rPr>
                    <w:rStyle w:val="Hipervnculo"/>
                    <w:rFonts w:cs="Arial"/>
                    <w:noProof/>
                    <w:lang w:val="en-US"/>
                  </w:rPr>
                </w:rPrChange>
              </w:rPr>
              <w:delText>2.2Diseño de interfaces (mockups)</w:delText>
            </w:r>
            <w:r w:rsidRPr="00065FC0" w:rsidDel="00065FC0">
              <w:rPr>
                <w:rFonts w:cs="Arial"/>
                <w:noProof/>
                <w:webHidden/>
              </w:rPr>
              <w:delText>11</w:delText>
            </w:r>
          </w:del>
        </w:p>
        <w:p w14:paraId="53FA425C" w14:textId="45FBEA0D" w:rsidR="0007286B" w:rsidRPr="00065FC0" w:rsidDel="00065FC0" w:rsidRDefault="0007286B" w:rsidP="38E9C906">
          <w:pPr>
            <w:pStyle w:val="TDC2"/>
            <w:rPr>
              <w:del w:id="181" w:author="JOEL ALEJANDRO PARRA MARANON" w:date="2025-12-07T21:05:00Z" w16du:dateUtc="2025-12-08T02:05:00Z"/>
              <w:rFonts w:eastAsiaTheme="minorEastAsia" w:cs="Arial"/>
              <w:noProof/>
              <w:kern w:val="2"/>
              <w:lang w:eastAsia="es-EC"/>
              <w14:ligatures w14:val="standardContextual"/>
              <w:rPrChange w:id="182" w:author="JOEL ALEJANDRO PARRA MARANON" w:date="2025-12-07T21:04:00Z" w16du:dateUtc="2025-12-08T02:04:00Z">
                <w:rPr>
                  <w:del w:id="183"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84" w:author="JOEL ALEJANDRO PARRA MARANON" w:date="2025-12-07T21:05:00Z" w16du:dateUtc="2025-12-08T02:05:00Z">
            <w:r w:rsidRPr="00065FC0" w:rsidDel="00065FC0">
              <w:rPr>
                <w:rStyle w:val="Hipervnculo"/>
                <w:rFonts w:cs="Arial"/>
                <w:noProof/>
                <w:lang w:val="en-US"/>
                <w:rPrChange w:id="185" w:author="JOEL ALEJANDRO PARRA MARANON" w:date="2025-12-07T21:05:00Z" w16du:dateUtc="2025-12-08T02:05:00Z">
                  <w:rPr>
                    <w:rStyle w:val="Hipervnculo"/>
                    <w:rFonts w:cs="Arial"/>
                    <w:noProof/>
                    <w:lang w:val="en-US"/>
                  </w:rPr>
                </w:rPrChange>
              </w:rPr>
              <w:delText>2.3Diseño de arquitectura</w:delText>
            </w:r>
            <w:r w:rsidRPr="00065FC0" w:rsidDel="00065FC0">
              <w:rPr>
                <w:rFonts w:cs="Arial"/>
                <w:noProof/>
                <w:webHidden/>
              </w:rPr>
              <w:delText>12</w:delText>
            </w:r>
          </w:del>
        </w:p>
        <w:p w14:paraId="42D0AC19" w14:textId="25A22422" w:rsidR="0007286B" w:rsidRPr="00065FC0" w:rsidDel="00065FC0" w:rsidRDefault="0007286B" w:rsidP="38E9C906">
          <w:pPr>
            <w:pStyle w:val="TDC2"/>
            <w:rPr>
              <w:del w:id="186" w:author="JOEL ALEJANDRO PARRA MARANON" w:date="2025-12-07T21:05:00Z" w16du:dateUtc="2025-12-08T02:05:00Z"/>
              <w:rFonts w:eastAsiaTheme="minorEastAsia" w:cs="Arial"/>
              <w:noProof/>
              <w:kern w:val="2"/>
              <w:lang w:eastAsia="es-EC"/>
              <w14:ligatures w14:val="standardContextual"/>
              <w:rPrChange w:id="187" w:author="JOEL ALEJANDRO PARRA MARANON" w:date="2025-12-07T21:04:00Z" w16du:dateUtc="2025-12-08T02:04:00Z">
                <w:rPr>
                  <w:del w:id="188"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89" w:author="JOEL ALEJANDRO PARRA MARANON" w:date="2025-12-07T21:05:00Z" w16du:dateUtc="2025-12-08T02:05:00Z">
            <w:r w:rsidRPr="00065FC0" w:rsidDel="00065FC0">
              <w:rPr>
                <w:rStyle w:val="Hipervnculo"/>
                <w:rFonts w:cs="Arial"/>
                <w:noProof/>
                <w:lang w:val="en-US"/>
                <w:rPrChange w:id="190" w:author="JOEL ALEJANDRO PARRA MARANON" w:date="2025-12-07T21:05:00Z" w16du:dateUtc="2025-12-08T02:05:00Z">
                  <w:rPr>
                    <w:rStyle w:val="Hipervnculo"/>
                    <w:rFonts w:cs="Arial"/>
                    <w:noProof/>
                    <w:lang w:val="en-US"/>
                  </w:rPr>
                </w:rPrChange>
              </w:rPr>
              <w:delText>2.4Herramientas de desarrollo</w:delText>
            </w:r>
            <w:r w:rsidRPr="00065FC0" w:rsidDel="00065FC0">
              <w:rPr>
                <w:rFonts w:cs="Arial"/>
                <w:noProof/>
                <w:webHidden/>
              </w:rPr>
              <w:delText>13</w:delText>
            </w:r>
          </w:del>
        </w:p>
        <w:p w14:paraId="5A670B67" w14:textId="5850FCE6" w:rsidR="0007286B" w:rsidRPr="00065FC0" w:rsidDel="00065FC0" w:rsidRDefault="0007286B" w:rsidP="38E9C906">
          <w:pPr>
            <w:pStyle w:val="TDC1"/>
            <w:tabs>
              <w:tab w:val="right" w:leader="dot" w:pos="8777"/>
            </w:tabs>
            <w:rPr>
              <w:del w:id="191" w:author="JOEL ALEJANDRO PARRA MARANON" w:date="2025-12-07T21:05:00Z" w16du:dateUtc="2025-12-08T02:05:00Z"/>
              <w:rFonts w:eastAsiaTheme="minorEastAsia" w:cs="Arial"/>
              <w:noProof/>
              <w:kern w:val="2"/>
              <w:lang w:eastAsia="es-EC"/>
              <w14:ligatures w14:val="standardContextual"/>
              <w:rPrChange w:id="192" w:author="JOEL ALEJANDRO PARRA MARANON" w:date="2025-12-07T21:04:00Z" w16du:dateUtc="2025-12-08T02:04:00Z">
                <w:rPr>
                  <w:del w:id="193"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194" w:author="JOEL ALEJANDRO PARRA MARANON" w:date="2025-12-07T21:05:00Z" w16du:dateUtc="2025-12-08T02:05:00Z">
            <w:r w:rsidRPr="00065FC0" w:rsidDel="00065FC0">
              <w:rPr>
                <w:rStyle w:val="Hipervnculo"/>
                <w:rFonts w:cs="Arial"/>
                <w:noProof/>
                <w:rPrChange w:id="195" w:author="JOEL ALEJANDRO PARRA MARANON" w:date="2025-12-07T21:05:00Z" w16du:dateUtc="2025-12-08T02:05:00Z">
                  <w:rPr>
                    <w:rStyle w:val="Hipervnculo"/>
                    <w:rFonts w:cs="Arial"/>
                    <w:noProof/>
                  </w:rPr>
                </w:rPrChange>
              </w:rPr>
              <w:delText>RESULTADOS</w:delText>
            </w:r>
            <w:r w:rsidRPr="00065FC0" w:rsidDel="00065FC0">
              <w:rPr>
                <w:rFonts w:cs="Arial"/>
                <w:noProof/>
                <w:webHidden/>
              </w:rPr>
              <w:delText>15</w:delText>
            </w:r>
          </w:del>
        </w:p>
        <w:p w14:paraId="3E2D63D5" w14:textId="3602E783" w:rsidR="0007286B" w:rsidRPr="00065FC0" w:rsidDel="00065FC0" w:rsidRDefault="0007286B" w:rsidP="38E9C906">
          <w:pPr>
            <w:pStyle w:val="TDC3"/>
            <w:tabs>
              <w:tab w:val="right" w:leader="dot" w:pos="8777"/>
            </w:tabs>
            <w:rPr>
              <w:del w:id="196" w:author="JOEL ALEJANDRO PARRA MARANON" w:date="2025-12-07T21:05:00Z" w16du:dateUtc="2025-12-08T02:05:00Z"/>
              <w:rFonts w:ascii="Arial" w:eastAsiaTheme="minorEastAsia" w:hAnsi="Arial" w:cs="Arial"/>
              <w:noProof/>
              <w:kern w:val="2"/>
              <w:sz w:val="24"/>
              <w:szCs w:val="24"/>
              <w:lang w:eastAsia="es-EC"/>
              <w14:ligatures w14:val="standardContextual"/>
              <w:rPrChange w:id="197" w:author="JOEL ALEJANDRO PARRA MARANON" w:date="2025-12-07T21:04:00Z" w16du:dateUtc="2025-12-08T02:04:00Z">
                <w:rPr>
                  <w:del w:id="198" w:author="JOEL ALEJANDRO PARRA MARANON" w:date="2025-12-07T21:05:00Z" w16du:dateUtc="2025-12-08T02:05:00Z"/>
                  <w:rFonts w:eastAsiaTheme="minorEastAsia"/>
                  <w:noProof/>
                  <w:kern w:val="2"/>
                  <w:sz w:val="24"/>
                  <w:szCs w:val="24"/>
                  <w:lang w:eastAsia="es-EC"/>
                  <w14:ligatures w14:val="standardContextual"/>
                </w:rPr>
              </w:rPrChange>
            </w:rPr>
          </w:pPr>
          <w:del w:id="199" w:author="JOEL ALEJANDRO PARRA MARANON" w:date="2025-12-07T21:05:00Z" w16du:dateUtc="2025-12-08T02:05:00Z">
            <w:r w:rsidRPr="00065FC0" w:rsidDel="00065FC0">
              <w:rPr>
                <w:rStyle w:val="Hipervnculo"/>
                <w:rFonts w:ascii="Arial" w:hAnsi="Arial" w:cs="Arial"/>
                <w:noProof/>
                <w:rPrChange w:id="200" w:author="JOEL ALEJANDRO PARRA MARANON" w:date="2025-12-07T21:05:00Z" w16du:dateUtc="2025-12-08T02:05:00Z">
                  <w:rPr>
                    <w:rStyle w:val="Hipervnculo"/>
                    <w:noProof/>
                  </w:rPr>
                </w:rPrChange>
              </w:rPr>
              <w:delText>Sprint 0. Configuración del ambiente de desarrollo</w:delText>
            </w:r>
            <w:r w:rsidRPr="00065FC0" w:rsidDel="00065FC0">
              <w:rPr>
                <w:rFonts w:ascii="Arial" w:hAnsi="Arial" w:cs="Arial"/>
                <w:noProof/>
                <w:webHidden/>
                <w:rPrChange w:id="201" w:author="JOEL ALEJANDRO PARRA MARANON" w:date="2025-12-07T21:04:00Z" w16du:dateUtc="2025-12-08T02:04:00Z">
                  <w:rPr>
                    <w:noProof/>
                    <w:webHidden/>
                  </w:rPr>
                </w:rPrChange>
              </w:rPr>
              <w:delText>15</w:delText>
            </w:r>
          </w:del>
        </w:p>
        <w:p w14:paraId="6E5BAE0E" w14:textId="28784BE8" w:rsidR="0007286B" w:rsidRPr="00065FC0" w:rsidDel="00065FC0" w:rsidRDefault="0007286B" w:rsidP="38E9C906">
          <w:pPr>
            <w:pStyle w:val="TDC3"/>
            <w:tabs>
              <w:tab w:val="right" w:leader="dot" w:pos="8777"/>
            </w:tabs>
            <w:rPr>
              <w:del w:id="202" w:author="JOEL ALEJANDRO PARRA MARANON" w:date="2025-12-07T21:05:00Z" w16du:dateUtc="2025-12-08T02:05:00Z"/>
              <w:rFonts w:ascii="Arial" w:eastAsiaTheme="minorEastAsia" w:hAnsi="Arial" w:cs="Arial"/>
              <w:noProof/>
              <w:kern w:val="2"/>
              <w:sz w:val="24"/>
              <w:szCs w:val="24"/>
              <w:lang w:eastAsia="es-EC"/>
              <w14:ligatures w14:val="standardContextual"/>
              <w:rPrChange w:id="203" w:author="JOEL ALEJANDRO PARRA MARANON" w:date="2025-12-07T21:04:00Z" w16du:dateUtc="2025-12-08T02:04:00Z">
                <w:rPr>
                  <w:del w:id="204" w:author="JOEL ALEJANDRO PARRA MARANON" w:date="2025-12-07T21:05:00Z" w16du:dateUtc="2025-12-08T02:05:00Z"/>
                  <w:rFonts w:eastAsiaTheme="minorEastAsia"/>
                  <w:noProof/>
                  <w:kern w:val="2"/>
                  <w:sz w:val="24"/>
                  <w:szCs w:val="24"/>
                  <w:lang w:eastAsia="es-EC"/>
                  <w14:ligatures w14:val="standardContextual"/>
                </w:rPr>
              </w:rPrChange>
            </w:rPr>
          </w:pPr>
          <w:del w:id="205" w:author="JOEL ALEJANDRO PARRA MARANON" w:date="2025-12-07T21:05:00Z" w16du:dateUtc="2025-12-08T02:05:00Z">
            <w:r w:rsidRPr="00065FC0" w:rsidDel="00065FC0">
              <w:rPr>
                <w:rStyle w:val="Hipervnculo"/>
                <w:rFonts w:ascii="Arial" w:hAnsi="Arial" w:cs="Arial"/>
                <w:noProof/>
                <w:rPrChange w:id="206" w:author="JOEL ALEJANDRO PARRA MARANON" w:date="2025-12-07T21:05:00Z" w16du:dateUtc="2025-12-08T02:05:00Z">
                  <w:rPr>
                    <w:rStyle w:val="Hipervnculo"/>
                    <w:noProof/>
                  </w:rPr>
                </w:rPrChange>
              </w:rPr>
              <w:delText>Sprint 1. Modulos de acceso</w:delText>
            </w:r>
            <w:r w:rsidRPr="00065FC0" w:rsidDel="00065FC0">
              <w:rPr>
                <w:rFonts w:ascii="Arial" w:hAnsi="Arial" w:cs="Arial"/>
                <w:noProof/>
                <w:webHidden/>
                <w:rPrChange w:id="207" w:author="JOEL ALEJANDRO PARRA MARANON" w:date="2025-12-07T21:04:00Z" w16du:dateUtc="2025-12-08T02:04:00Z">
                  <w:rPr>
                    <w:noProof/>
                    <w:webHidden/>
                  </w:rPr>
                </w:rPrChange>
              </w:rPr>
              <w:delText>20</w:delText>
            </w:r>
          </w:del>
        </w:p>
        <w:p w14:paraId="4E313A75" w14:textId="2A04C96A" w:rsidR="0007286B" w:rsidRPr="00065FC0" w:rsidDel="00065FC0" w:rsidRDefault="0007286B" w:rsidP="38E9C906">
          <w:pPr>
            <w:pStyle w:val="TDC3"/>
            <w:tabs>
              <w:tab w:val="right" w:leader="dot" w:pos="8777"/>
            </w:tabs>
            <w:rPr>
              <w:del w:id="208" w:author="JOEL ALEJANDRO PARRA MARANON" w:date="2025-12-07T21:05:00Z" w16du:dateUtc="2025-12-08T02:05:00Z"/>
              <w:rFonts w:ascii="Arial" w:eastAsiaTheme="minorEastAsia" w:hAnsi="Arial" w:cs="Arial"/>
              <w:noProof/>
              <w:kern w:val="2"/>
              <w:sz w:val="24"/>
              <w:szCs w:val="24"/>
              <w:lang w:eastAsia="es-EC"/>
              <w14:ligatures w14:val="standardContextual"/>
              <w:rPrChange w:id="209" w:author="JOEL ALEJANDRO PARRA MARANON" w:date="2025-12-07T21:04:00Z" w16du:dateUtc="2025-12-08T02:04:00Z">
                <w:rPr>
                  <w:del w:id="210" w:author="JOEL ALEJANDRO PARRA MARANON" w:date="2025-12-07T21:05:00Z" w16du:dateUtc="2025-12-08T02:05:00Z"/>
                  <w:rFonts w:eastAsiaTheme="minorEastAsia"/>
                  <w:noProof/>
                  <w:kern w:val="2"/>
                  <w:sz w:val="24"/>
                  <w:szCs w:val="24"/>
                  <w:lang w:eastAsia="es-EC"/>
                  <w14:ligatures w14:val="standardContextual"/>
                </w:rPr>
              </w:rPrChange>
            </w:rPr>
          </w:pPr>
          <w:del w:id="211" w:author="JOEL ALEJANDRO PARRA MARANON" w:date="2025-12-07T21:05:00Z" w16du:dateUtc="2025-12-08T02:05:00Z">
            <w:r w:rsidRPr="00065FC0" w:rsidDel="00065FC0">
              <w:rPr>
                <w:rStyle w:val="Hipervnculo"/>
                <w:rFonts w:ascii="Arial" w:hAnsi="Arial" w:cs="Arial"/>
                <w:noProof/>
                <w:rPrChange w:id="212" w:author="JOEL ALEJANDRO PARRA MARANON" w:date="2025-12-07T21:05:00Z" w16du:dateUtc="2025-12-08T02:05:00Z">
                  <w:rPr>
                    <w:rStyle w:val="Hipervnculo"/>
                    <w:noProof/>
                  </w:rPr>
                </w:rPrChange>
              </w:rPr>
              <w:delText>Sprint 2. Información académica (Estudiante/Padre)</w:delText>
            </w:r>
            <w:r w:rsidRPr="00065FC0" w:rsidDel="00065FC0">
              <w:rPr>
                <w:rFonts w:ascii="Arial" w:hAnsi="Arial" w:cs="Arial"/>
                <w:noProof/>
                <w:webHidden/>
                <w:rPrChange w:id="213" w:author="JOEL ALEJANDRO PARRA MARANON" w:date="2025-12-07T21:04:00Z" w16du:dateUtc="2025-12-08T02:04:00Z">
                  <w:rPr>
                    <w:noProof/>
                    <w:webHidden/>
                  </w:rPr>
                </w:rPrChange>
              </w:rPr>
              <w:delText>27</w:delText>
            </w:r>
          </w:del>
        </w:p>
        <w:p w14:paraId="519C7F95" w14:textId="14AFC1F3" w:rsidR="0007286B" w:rsidRPr="00065FC0" w:rsidDel="00065FC0" w:rsidRDefault="0007286B" w:rsidP="38E9C906">
          <w:pPr>
            <w:pStyle w:val="TDC3"/>
            <w:tabs>
              <w:tab w:val="right" w:leader="dot" w:pos="8777"/>
            </w:tabs>
            <w:rPr>
              <w:del w:id="214" w:author="JOEL ALEJANDRO PARRA MARANON" w:date="2025-12-07T21:05:00Z" w16du:dateUtc="2025-12-08T02:05:00Z"/>
              <w:rFonts w:ascii="Arial" w:eastAsiaTheme="minorEastAsia" w:hAnsi="Arial" w:cs="Arial"/>
              <w:noProof/>
              <w:kern w:val="2"/>
              <w:sz w:val="24"/>
              <w:szCs w:val="24"/>
              <w:lang w:eastAsia="es-EC"/>
              <w14:ligatures w14:val="standardContextual"/>
              <w:rPrChange w:id="215" w:author="JOEL ALEJANDRO PARRA MARANON" w:date="2025-12-07T21:04:00Z" w16du:dateUtc="2025-12-08T02:04:00Z">
                <w:rPr>
                  <w:del w:id="216" w:author="JOEL ALEJANDRO PARRA MARANON" w:date="2025-12-07T21:05:00Z" w16du:dateUtc="2025-12-08T02:05:00Z"/>
                  <w:rFonts w:eastAsiaTheme="minorEastAsia"/>
                  <w:noProof/>
                  <w:kern w:val="2"/>
                  <w:sz w:val="24"/>
                  <w:szCs w:val="24"/>
                  <w:lang w:eastAsia="es-EC"/>
                  <w14:ligatures w14:val="standardContextual"/>
                </w:rPr>
              </w:rPrChange>
            </w:rPr>
          </w:pPr>
          <w:del w:id="217" w:author="JOEL ALEJANDRO PARRA MARANON" w:date="2025-12-07T21:05:00Z" w16du:dateUtc="2025-12-08T02:05:00Z">
            <w:r w:rsidRPr="00065FC0" w:rsidDel="00065FC0">
              <w:rPr>
                <w:rStyle w:val="Hipervnculo"/>
                <w:rFonts w:ascii="Arial" w:hAnsi="Arial" w:cs="Arial"/>
                <w:noProof/>
                <w:rPrChange w:id="218" w:author="JOEL ALEJANDRO PARRA MARANON" w:date="2025-12-07T21:05:00Z" w16du:dateUtc="2025-12-08T02:05:00Z">
                  <w:rPr>
                    <w:rStyle w:val="Hipervnculo"/>
                    <w:noProof/>
                  </w:rPr>
                </w:rPrChange>
              </w:rPr>
              <w:delText>Sprint 3. Gestión de estudiantes y notas (Docente)</w:delText>
            </w:r>
            <w:r w:rsidRPr="00065FC0" w:rsidDel="00065FC0">
              <w:rPr>
                <w:rFonts w:ascii="Arial" w:hAnsi="Arial" w:cs="Arial"/>
                <w:noProof/>
                <w:webHidden/>
                <w:rPrChange w:id="219" w:author="JOEL ALEJANDRO PARRA MARANON" w:date="2025-12-07T21:04:00Z" w16du:dateUtc="2025-12-08T02:04:00Z">
                  <w:rPr>
                    <w:noProof/>
                    <w:webHidden/>
                  </w:rPr>
                </w:rPrChange>
              </w:rPr>
              <w:delText>31</w:delText>
            </w:r>
          </w:del>
        </w:p>
        <w:p w14:paraId="7BD7523D" w14:textId="35B043F8" w:rsidR="0007286B" w:rsidRPr="00065FC0" w:rsidDel="00065FC0" w:rsidRDefault="0007286B" w:rsidP="38E9C906">
          <w:pPr>
            <w:pStyle w:val="TDC3"/>
            <w:tabs>
              <w:tab w:val="right" w:leader="dot" w:pos="8777"/>
            </w:tabs>
            <w:rPr>
              <w:del w:id="220" w:author="JOEL ALEJANDRO PARRA MARANON" w:date="2025-12-07T21:05:00Z" w16du:dateUtc="2025-12-08T02:05:00Z"/>
              <w:rFonts w:ascii="Arial" w:eastAsiaTheme="minorEastAsia" w:hAnsi="Arial" w:cs="Arial"/>
              <w:noProof/>
              <w:kern w:val="2"/>
              <w:sz w:val="24"/>
              <w:szCs w:val="24"/>
              <w:lang w:eastAsia="es-EC"/>
              <w14:ligatures w14:val="standardContextual"/>
              <w:rPrChange w:id="221" w:author="JOEL ALEJANDRO PARRA MARANON" w:date="2025-12-07T21:04:00Z" w16du:dateUtc="2025-12-08T02:04:00Z">
                <w:rPr>
                  <w:del w:id="222" w:author="JOEL ALEJANDRO PARRA MARANON" w:date="2025-12-07T21:05:00Z" w16du:dateUtc="2025-12-08T02:05:00Z"/>
                  <w:rFonts w:eastAsiaTheme="minorEastAsia"/>
                  <w:noProof/>
                  <w:kern w:val="2"/>
                  <w:sz w:val="24"/>
                  <w:szCs w:val="24"/>
                  <w:lang w:eastAsia="es-EC"/>
                  <w14:ligatures w14:val="standardContextual"/>
                </w:rPr>
              </w:rPrChange>
            </w:rPr>
          </w:pPr>
          <w:del w:id="223" w:author="JOEL ALEJANDRO PARRA MARANON" w:date="2025-12-07T21:05:00Z" w16du:dateUtc="2025-12-08T02:05:00Z">
            <w:r w:rsidRPr="00065FC0" w:rsidDel="00065FC0">
              <w:rPr>
                <w:rStyle w:val="Hipervnculo"/>
                <w:rFonts w:ascii="Arial" w:hAnsi="Arial" w:cs="Arial"/>
                <w:noProof/>
                <w:rPrChange w:id="224" w:author="JOEL ALEJANDRO PARRA MARANON" w:date="2025-12-07T21:05:00Z" w16du:dateUtc="2025-12-08T02:05:00Z">
                  <w:rPr>
                    <w:rStyle w:val="Hipervnculo"/>
                    <w:noProof/>
                  </w:rPr>
                </w:rPrChange>
              </w:rPr>
              <w:delText>Sprint 4. Notificaciones y comunicados</w:delText>
            </w:r>
            <w:r w:rsidRPr="00065FC0" w:rsidDel="00065FC0">
              <w:rPr>
                <w:rFonts w:ascii="Arial" w:hAnsi="Arial" w:cs="Arial"/>
                <w:noProof/>
                <w:webHidden/>
                <w:rPrChange w:id="225" w:author="JOEL ALEJANDRO PARRA MARANON" w:date="2025-12-07T21:04:00Z" w16du:dateUtc="2025-12-08T02:04:00Z">
                  <w:rPr>
                    <w:noProof/>
                    <w:webHidden/>
                  </w:rPr>
                </w:rPrChange>
              </w:rPr>
              <w:delText>38</w:delText>
            </w:r>
          </w:del>
        </w:p>
        <w:p w14:paraId="0E7AE992" w14:textId="462C5FE1" w:rsidR="0007286B" w:rsidRPr="00065FC0" w:rsidDel="00065FC0" w:rsidRDefault="0007286B" w:rsidP="38E9C906">
          <w:pPr>
            <w:pStyle w:val="TDC3"/>
            <w:tabs>
              <w:tab w:val="right" w:leader="dot" w:pos="8777"/>
            </w:tabs>
            <w:rPr>
              <w:del w:id="226" w:author="JOEL ALEJANDRO PARRA MARANON" w:date="2025-12-07T21:05:00Z" w16du:dateUtc="2025-12-08T02:05:00Z"/>
              <w:rFonts w:ascii="Arial" w:eastAsiaTheme="minorEastAsia" w:hAnsi="Arial" w:cs="Arial"/>
              <w:noProof/>
              <w:kern w:val="2"/>
              <w:sz w:val="24"/>
              <w:szCs w:val="24"/>
              <w:lang w:eastAsia="es-EC"/>
              <w14:ligatures w14:val="standardContextual"/>
              <w:rPrChange w:id="227" w:author="JOEL ALEJANDRO PARRA MARANON" w:date="2025-12-07T21:04:00Z" w16du:dateUtc="2025-12-08T02:04:00Z">
                <w:rPr>
                  <w:del w:id="228" w:author="JOEL ALEJANDRO PARRA MARANON" w:date="2025-12-07T21:05:00Z" w16du:dateUtc="2025-12-08T02:05:00Z"/>
                  <w:rFonts w:eastAsiaTheme="minorEastAsia"/>
                  <w:noProof/>
                  <w:kern w:val="2"/>
                  <w:sz w:val="24"/>
                  <w:szCs w:val="24"/>
                  <w:lang w:eastAsia="es-EC"/>
                  <w14:ligatures w14:val="standardContextual"/>
                </w:rPr>
              </w:rPrChange>
            </w:rPr>
          </w:pPr>
          <w:del w:id="229" w:author="JOEL ALEJANDRO PARRA MARANON" w:date="2025-12-07T21:05:00Z" w16du:dateUtc="2025-12-08T02:05:00Z">
            <w:r w:rsidRPr="00065FC0" w:rsidDel="00065FC0">
              <w:rPr>
                <w:rStyle w:val="Hipervnculo"/>
                <w:rFonts w:ascii="Arial" w:hAnsi="Arial" w:cs="Arial"/>
                <w:noProof/>
                <w:rPrChange w:id="230" w:author="JOEL ALEJANDRO PARRA MARANON" w:date="2025-12-07T21:05:00Z" w16du:dateUtc="2025-12-08T02:05:00Z">
                  <w:rPr>
                    <w:rStyle w:val="Hipervnculo"/>
                    <w:noProof/>
                  </w:rPr>
                </w:rPrChange>
              </w:rPr>
              <w:delText>Sprint 5. Pruebas y despliegue</w:delText>
            </w:r>
            <w:r w:rsidRPr="00065FC0" w:rsidDel="00065FC0">
              <w:rPr>
                <w:rFonts w:ascii="Arial" w:hAnsi="Arial" w:cs="Arial"/>
                <w:noProof/>
                <w:webHidden/>
                <w:rPrChange w:id="231" w:author="JOEL ALEJANDRO PARRA MARANON" w:date="2025-12-07T21:04:00Z" w16du:dateUtc="2025-12-08T02:04:00Z">
                  <w:rPr>
                    <w:noProof/>
                    <w:webHidden/>
                  </w:rPr>
                </w:rPrChange>
              </w:rPr>
              <w:delText>41</w:delText>
            </w:r>
          </w:del>
        </w:p>
        <w:p w14:paraId="1C5F3FD0" w14:textId="2F670BF6" w:rsidR="0007286B" w:rsidRPr="00065FC0" w:rsidDel="00065FC0" w:rsidRDefault="0007286B" w:rsidP="38E9C906">
          <w:pPr>
            <w:pStyle w:val="TDC1"/>
            <w:tabs>
              <w:tab w:val="right" w:leader="dot" w:pos="8777"/>
            </w:tabs>
            <w:rPr>
              <w:del w:id="232" w:author="JOEL ALEJANDRO PARRA MARANON" w:date="2025-12-07T21:05:00Z" w16du:dateUtc="2025-12-08T02:05:00Z"/>
              <w:rFonts w:eastAsiaTheme="minorEastAsia" w:cs="Arial"/>
              <w:noProof/>
              <w:kern w:val="2"/>
              <w:lang w:eastAsia="es-EC"/>
              <w14:ligatures w14:val="standardContextual"/>
              <w:rPrChange w:id="233" w:author="JOEL ALEJANDRO PARRA MARANON" w:date="2025-12-07T21:04:00Z" w16du:dateUtc="2025-12-08T02:04:00Z">
                <w:rPr>
                  <w:del w:id="234"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235" w:author="JOEL ALEJANDRO PARRA MARANON" w:date="2025-12-07T21:05:00Z" w16du:dateUtc="2025-12-08T02:05:00Z">
            <w:r w:rsidRPr="00065FC0" w:rsidDel="00065FC0">
              <w:rPr>
                <w:rStyle w:val="Hipervnculo"/>
                <w:rFonts w:cs="Arial"/>
                <w:noProof/>
                <w:rPrChange w:id="236" w:author="JOEL ALEJANDRO PARRA MARANON" w:date="2025-12-07T21:05:00Z" w16du:dateUtc="2025-12-08T02:05:00Z">
                  <w:rPr>
                    <w:rStyle w:val="Hipervnculo"/>
                    <w:rFonts w:cs="Arial"/>
                    <w:noProof/>
                  </w:rPr>
                </w:rPrChange>
              </w:rPr>
              <w:delText>Conclusiones</w:delText>
            </w:r>
            <w:r w:rsidRPr="00065FC0" w:rsidDel="00065FC0">
              <w:rPr>
                <w:rFonts w:cs="Arial"/>
                <w:noProof/>
                <w:webHidden/>
              </w:rPr>
              <w:delText>42</w:delText>
            </w:r>
          </w:del>
        </w:p>
        <w:p w14:paraId="0D1FC3C4" w14:textId="1F42B250" w:rsidR="0007286B" w:rsidRPr="00065FC0" w:rsidDel="00065FC0" w:rsidRDefault="0007286B" w:rsidP="38E9C906">
          <w:pPr>
            <w:pStyle w:val="TDC1"/>
            <w:tabs>
              <w:tab w:val="right" w:leader="dot" w:pos="8777"/>
            </w:tabs>
            <w:rPr>
              <w:del w:id="237" w:author="JOEL ALEJANDRO PARRA MARANON" w:date="2025-12-07T21:05:00Z" w16du:dateUtc="2025-12-08T02:05:00Z"/>
              <w:rFonts w:eastAsiaTheme="minorEastAsia" w:cs="Arial"/>
              <w:noProof/>
              <w:kern w:val="2"/>
              <w:lang w:eastAsia="es-EC"/>
              <w14:ligatures w14:val="standardContextual"/>
              <w:rPrChange w:id="238" w:author="JOEL ALEJANDRO PARRA MARANON" w:date="2025-12-07T21:04:00Z" w16du:dateUtc="2025-12-08T02:04:00Z">
                <w:rPr>
                  <w:del w:id="239"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240" w:author="JOEL ALEJANDRO PARRA MARANON" w:date="2025-12-07T21:05:00Z" w16du:dateUtc="2025-12-08T02:05:00Z">
            <w:r w:rsidRPr="00065FC0" w:rsidDel="00065FC0">
              <w:rPr>
                <w:rStyle w:val="Hipervnculo"/>
                <w:rFonts w:cs="Arial"/>
                <w:noProof/>
                <w:rPrChange w:id="241" w:author="JOEL ALEJANDRO PARRA MARANON" w:date="2025-12-07T21:05:00Z" w16du:dateUtc="2025-12-08T02:05:00Z">
                  <w:rPr>
                    <w:rStyle w:val="Hipervnculo"/>
                    <w:rFonts w:cs="Arial"/>
                    <w:noProof/>
                  </w:rPr>
                </w:rPrChange>
              </w:rPr>
              <w:delText>Recomendaciones</w:delText>
            </w:r>
            <w:r w:rsidRPr="00065FC0" w:rsidDel="00065FC0">
              <w:rPr>
                <w:rFonts w:cs="Arial"/>
                <w:noProof/>
                <w:webHidden/>
              </w:rPr>
              <w:delText>43</w:delText>
            </w:r>
          </w:del>
        </w:p>
        <w:p w14:paraId="16A5E855" w14:textId="5CBF67A6" w:rsidR="0007286B" w:rsidRPr="00065FC0" w:rsidDel="00065FC0" w:rsidRDefault="0007286B" w:rsidP="38E9C906">
          <w:pPr>
            <w:pStyle w:val="TDC1"/>
            <w:tabs>
              <w:tab w:val="right" w:leader="dot" w:pos="8777"/>
            </w:tabs>
            <w:rPr>
              <w:del w:id="242" w:author="JOEL ALEJANDRO PARRA MARANON" w:date="2025-12-07T21:05:00Z" w16du:dateUtc="2025-12-08T02:05:00Z"/>
              <w:rFonts w:eastAsiaTheme="minorEastAsia" w:cs="Arial"/>
              <w:noProof/>
              <w:kern w:val="2"/>
              <w:lang w:eastAsia="es-EC"/>
              <w14:ligatures w14:val="standardContextual"/>
              <w:rPrChange w:id="243" w:author="JOEL ALEJANDRO PARRA MARANON" w:date="2025-12-07T21:04:00Z" w16du:dateUtc="2025-12-08T02:04:00Z">
                <w:rPr>
                  <w:del w:id="244"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245" w:author="JOEL ALEJANDRO PARRA MARANON" w:date="2025-12-07T21:05:00Z" w16du:dateUtc="2025-12-08T02:05:00Z">
            <w:r w:rsidRPr="00065FC0" w:rsidDel="00065FC0">
              <w:rPr>
                <w:rStyle w:val="Hipervnculo"/>
                <w:rFonts w:cs="Arial"/>
                <w:noProof/>
                <w:rPrChange w:id="246" w:author="JOEL ALEJANDRO PARRA MARANON" w:date="2025-12-07T21:05:00Z" w16du:dateUtc="2025-12-08T02:05:00Z">
                  <w:rPr>
                    <w:rStyle w:val="Hipervnculo"/>
                    <w:rFonts w:cs="Arial"/>
                    <w:noProof/>
                  </w:rPr>
                </w:rPrChange>
              </w:rPr>
              <w:delText>REFERENCIAS BIBLIOGRÁFICAS</w:delText>
            </w:r>
            <w:r w:rsidRPr="00065FC0" w:rsidDel="00065FC0">
              <w:rPr>
                <w:rFonts w:cs="Arial"/>
                <w:noProof/>
                <w:webHidden/>
              </w:rPr>
              <w:delText>45</w:delText>
            </w:r>
          </w:del>
        </w:p>
        <w:p w14:paraId="75CECC35" w14:textId="35F83B2C" w:rsidR="0007286B" w:rsidRPr="00065FC0" w:rsidDel="00065FC0" w:rsidRDefault="0007286B" w:rsidP="38E9C906">
          <w:pPr>
            <w:pStyle w:val="TDC1"/>
            <w:tabs>
              <w:tab w:val="right" w:leader="dot" w:pos="8777"/>
            </w:tabs>
            <w:rPr>
              <w:del w:id="247" w:author="JOEL ALEJANDRO PARRA MARANON" w:date="2025-12-07T21:05:00Z" w16du:dateUtc="2025-12-08T02:05:00Z"/>
              <w:rFonts w:eastAsiaTheme="minorEastAsia" w:cs="Arial"/>
              <w:noProof/>
              <w:kern w:val="2"/>
              <w:lang w:eastAsia="es-EC"/>
              <w14:ligatures w14:val="standardContextual"/>
              <w:rPrChange w:id="248" w:author="JOEL ALEJANDRO PARRA MARANON" w:date="2025-12-07T21:04:00Z" w16du:dateUtc="2025-12-08T02:04:00Z">
                <w:rPr>
                  <w:del w:id="249"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250" w:author="JOEL ALEJANDRO PARRA MARANON" w:date="2025-12-07T21:05:00Z" w16du:dateUtc="2025-12-08T02:05:00Z">
            <w:r w:rsidRPr="00065FC0" w:rsidDel="00065FC0">
              <w:rPr>
                <w:rStyle w:val="Hipervnculo"/>
                <w:rFonts w:cs="Arial"/>
                <w:noProof/>
                <w:rPrChange w:id="251" w:author="JOEL ALEJANDRO PARRA MARANON" w:date="2025-12-07T21:05:00Z" w16du:dateUtc="2025-12-08T02:05:00Z">
                  <w:rPr>
                    <w:rStyle w:val="Hipervnculo"/>
                    <w:rFonts w:cs="Arial"/>
                    <w:noProof/>
                  </w:rPr>
                </w:rPrChange>
              </w:rPr>
              <w:delText>ANEXO I. Historias de usuario</w:delText>
            </w:r>
            <w:r w:rsidRPr="00065FC0" w:rsidDel="00065FC0">
              <w:rPr>
                <w:rFonts w:cs="Arial"/>
                <w:noProof/>
                <w:webHidden/>
              </w:rPr>
              <w:delText>I</w:delText>
            </w:r>
          </w:del>
        </w:p>
        <w:p w14:paraId="197D0A76" w14:textId="0F02E818" w:rsidR="0007286B" w:rsidRPr="00065FC0" w:rsidDel="00065FC0" w:rsidRDefault="0007286B" w:rsidP="38E9C906">
          <w:pPr>
            <w:pStyle w:val="TDC1"/>
            <w:tabs>
              <w:tab w:val="right" w:leader="dot" w:pos="8777"/>
            </w:tabs>
            <w:rPr>
              <w:del w:id="252" w:author="JOEL ALEJANDRO PARRA MARANON" w:date="2025-12-07T21:05:00Z" w16du:dateUtc="2025-12-08T02:05:00Z"/>
              <w:rFonts w:eastAsiaTheme="minorEastAsia" w:cs="Arial"/>
              <w:noProof/>
              <w:kern w:val="2"/>
              <w:lang w:eastAsia="es-EC"/>
              <w14:ligatures w14:val="standardContextual"/>
              <w:rPrChange w:id="253" w:author="JOEL ALEJANDRO PARRA MARANON" w:date="2025-12-07T21:04:00Z" w16du:dateUtc="2025-12-08T02:04:00Z">
                <w:rPr>
                  <w:del w:id="254" w:author="JOEL ALEJANDRO PARRA MARANON" w:date="2025-12-07T21:05:00Z" w16du:dateUtc="2025-12-08T02:05:00Z"/>
                  <w:rFonts w:asciiTheme="minorHAnsi" w:eastAsiaTheme="minorEastAsia" w:hAnsiTheme="minorHAnsi"/>
                  <w:noProof/>
                  <w:kern w:val="2"/>
                  <w:lang w:eastAsia="es-EC"/>
                  <w14:ligatures w14:val="standardContextual"/>
                </w:rPr>
              </w:rPrChange>
            </w:rPr>
          </w:pPr>
          <w:del w:id="255" w:author="JOEL ALEJANDRO PARRA MARANON" w:date="2025-12-07T21:05:00Z" w16du:dateUtc="2025-12-08T02:05:00Z">
            <w:r w:rsidRPr="00065FC0" w:rsidDel="00065FC0">
              <w:rPr>
                <w:rStyle w:val="Hipervnculo"/>
                <w:rFonts w:cs="Arial"/>
                <w:noProof/>
                <w:rPrChange w:id="256" w:author="JOEL ALEJANDRO PARRA MARANON" w:date="2025-12-07T21:05:00Z" w16du:dateUtc="2025-12-08T02:05:00Z">
                  <w:rPr>
                    <w:rStyle w:val="Hipervnculo"/>
                    <w:rFonts w:cs="Arial"/>
                    <w:noProof/>
                  </w:rPr>
                </w:rPrChange>
              </w:rPr>
              <w:delText>ANEXO II. Sprints</w:delText>
            </w:r>
            <w:r w:rsidRPr="00065FC0" w:rsidDel="00065FC0">
              <w:rPr>
                <w:rFonts w:cs="Arial"/>
                <w:noProof/>
                <w:webHidden/>
              </w:rPr>
              <w:delText>IV</w:delText>
            </w:r>
          </w:del>
        </w:p>
        <w:p w14:paraId="2F25EA30" w14:textId="1A0887CD" w:rsidR="00C21548" w:rsidRPr="00065FC0" w:rsidDel="00065FC0" w:rsidRDefault="00C21548" w:rsidP="38E9C906">
          <w:pPr>
            <w:pStyle w:val="TDC1"/>
            <w:tabs>
              <w:tab w:val="right" w:leader="dot" w:pos="8775"/>
            </w:tabs>
            <w:rPr>
              <w:del w:id="257" w:author="JOEL ALEJANDRO PARRA MARANON" w:date="2025-12-07T21:05:00Z" w16du:dateUtc="2025-12-08T02:05:00Z"/>
              <w:rFonts w:cs="Arial"/>
              <w:noProof/>
              <w:lang w:val="es-ES" w:eastAsia="es-ES"/>
            </w:rPr>
          </w:pPr>
        </w:p>
        <w:p w14:paraId="5C95FBE4" w14:textId="0EAC84C1" w:rsidR="00C21548" w:rsidRPr="00065FC0" w:rsidDel="00065FC0" w:rsidRDefault="00C21548" w:rsidP="38E9C906">
          <w:pPr>
            <w:pStyle w:val="TDC1"/>
            <w:tabs>
              <w:tab w:val="right" w:leader="dot" w:pos="8775"/>
            </w:tabs>
            <w:rPr>
              <w:del w:id="258" w:author="JOEL ALEJANDRO PARRA MARANON" w:date="2025-12-07T21:05:00Z" w16du:dateUtc="2025-12-08T02:05:00Z"/>
              <w:rFonts w:cs="Arial"/>
              <w:noProof/>
              <w:lang w:val="es-ES" w:eastAsia="es-ES"/>
            </w:rPr>
          </w:pPr>
        </w:p>
        <w:p w14:paraId="00ED4C79" w14:textId="659C6E29" w:rsidR="00C21548" w:rsidRPr="00065FC0" w:rsidDel="00065FC0" w:rsidRDefault="00C21548" w:rsidP="38E9C906">
          <w:pPr>
            <w:pStyle w:val="TDC1"/>
            <w:tabs>
              <w:tab w:val="right" w:leader="dot" w:pos="8775"/>
            </w:tabs>
            <w:rPr>
              <w:del w:id="259" w:author="JOEL ALEJANDRO PARRA MARANON" w:date="2025-12-07T21:05:00Z" w16du:dateUtc="2025-12-08T02:05:00Z"/>
              <w:rFonts w:cs="Arial"/>
              <w:noProof/>
              <w:lang w:val="es-ES" w:eastAsia="es-ES"/>
            </w:rPr>
          </w:pPr>
        </w:p>
        <w:p w14:paraId="2A9B6DFD" w14:textId="625DB680" w:rsidR="00C21548" w:rsidRPr="00065FC0" w:rsidDel="00065FC0" w:rsidRDefault="00C21548" w:rsidP="38E9C906">
          <w:pPr>
            <w:pStyle w:val="TDC1"/>
            <w:tabs>
              <w:tab w:val="right" w:leader="dot" w:pos="8775"/>
            </w:tabs>
            <w:rPr>
              <w:del w:id="260" w:author="JOEL ALEJANDRO PARRA MARANON" w:date="2025-12-07T21:05:00Z" w16du:dateUtc="2025-12-08T02:05:00Z"/>
              <w:rFonts w:cs="Arial"/>
              <w:noProof/>
              <w:lang w:val="es-ES" w:eastAsia="es-ES"/>
            </w:rPr>
          </w:pPr>
        </w:p>
        <w:p w14:paraId="27D746F3" w14:textId="3F5BC0AF" w:rsidR="00C21548" w:rsidRPr="00065FC0" w:rsidDel="00065FC0" w:rsidRDefault="00C21548" w:rsidP="38E9C906">
          <w:pPr>
            <w:pStyle w:val="TDC1"/>
            <w:tabs>
              <w:tab w:val="right" w:leader="dot" w:pos="8775"/>
            </w:tabs>
            <w:rPr>
              <w:del w:id="261" w:author="JOEL ALEJANDRO PARRA MARANON" w:date="2025-12-07T21:05:00Z" w16du:dateUtc="2025-12-08T02:05:00Z"/>
              <w:rFonts w:cs="Arial"/>
              <w:noProof/>
              <w:lang w:val="es-ES" w:eastAsia="es-ES"/>
            </w:rPr>
          </w:pPr>
        </w:p>
        <w:p w14:paraId="08C99490" w14:textId="7FC7B6F3" w:rsidR="00C21548" w:rsidRPr="00065FC0" w:rsidDel="00065FC0" w:rsidRDefault="00C21548" w:rsidP="38E9C906">
          <w:pPr>
            <w:pStyle w:val="TDC1"/>
            <w:tabs>
              <w:tab w:val="right" w:leader="dot" w:pos="8775"/>
            </w:tabs>
            <w:rPr>
              <w:del w:id="262" w:author="JOEL ALEJANDRO PARRA MARANON" w:date="2025-12-07T21:05:00Z" w16du:dateUtc="2025-12-08T02:05:00Z"/>
              <w:rFonts w:cs="Arial"/>
              <w:noProof/>
              <w:lang w:val="es-ES" w:eastAsia="es-ES"/>
            </w:rPr>
          </w:pPr>
        </w:p>
        <w:p w14:paraId="3854FD97" w14:textId="14DBBA78" w:rsidR="00C21548" w:rsidRPr="00065FC0" w:rsidDel="00065FC0" w:rsidRDefault="00C21548" w:rsidP="38E9C906">
          <w:pPr>
            <w:pStyle w:val="TDC1"/>
            <w:tabs>
              <w:tab w:val="right" w:leader="dot" w:pos="8775"/>
            </w:tabs>
            <w:rPr>
              <w:del w:id="263" w:author="JOEL ALEJANDRO PARRA MARANON" w:date="2025-12-07T21:05:00Z" w16du:dateUtc="2025-12-08T02:05:00Z"/>
              <w:rFonts w:cs="Arial"/>
              <w:noProof/>
              <w:lang w:val="es-ES" w:eastAsia="es-ES"/>
            </w:rPr>
          </w:pPr>
        </w:p>
        <w:p w14:paraId="2F915E90" w14:textId="3B44DAE8" w:rsidR="00C21548" w:rsidRPr="00065FC0" w:rsidDel="00065FC0" w:rsidRDefault="00C21548" w:rsidP="38E9C906">
          <w:pPr>
            <w:pStyle w:val="TDC1"/>
            <w:tabs>
              <w:tab w:val="right" w:leader="dot" w:pos="8775"/>
            </w:tabs>
            <w:rPr>
              <w:del w:id="264" w:author="JOEL ALEJANDRO PARRA MARANON" w:date="2025-12-07T21:05:00Z" w16du:dateUtc="2025-12-08T02:05:00Z"/>
              <w:rFonts w:cs="Arial"/>
              <w:noProof/>
              <w:lang w:val="es-ES" w:eastAsia="es-ES"/>
            </w:rPr>
          </w:pPr>
        </w:p>
        <w:p w14:paraId="76E58E3B" w14:textId="0C5BB24E" w:rsidR="00C21548" w:rsidRPr="00065FC0" w:rsidDel="00065FC0" w:rsidRDefault="00C21548" w:rsidP="38E9C906">
          <w:pPr>
            <w:pStyle w:val="TDC2"/>
            <w:tabs>
              <w:tab w:val="clear" w:pos="8777"/>
              <w:tab w:val="right" w:leader="dot" w:pos="8775"/>
            </w:tabs>
            <w:rPr>
              <w:del w:id="265" w:author="JOEL ALEJANDRO PARRA MARANON" w:date="2025-12-07T21:05:00Z" w16du:dateUtc="2025-12-08T02:05:00Z"/>
              <w:rFonts w:cs="Arial"/>
              <w:noProof/>
              <w:lang w:val="es-ES" w:eastAsia="es-ES"/>
            </w:rPr>
          </w:pPr>
        </w:p>
        <w:p w14:paraId="5F8E580E" w14:textId="2DCE46D9" w:rsidR="00C21548" w:rsidRPr="00065FC0" w:rsidDel="00065FC0" w:rsidRDefault="00C21548" w:rsidP="38E9C906">
          <w:pPr>
            <w:pStyle w:val="TDC2"/>
            <w:tabs>
              <w:tab w:val="clear" w:pos="8777"/>
              <w:tab w:val="right" w:leader="dot" w:pos="8775"/>
            </w:tabs>
            <w:rPr>
              <w:del w:id="266" w:author="JOEL ALEJANDRO PARRA MARANON" w:date="2025-12-07T21:05:00Z" w16du:dateUtc="2025-12-08T02:05:00Z"/>
              <w:rFonts w:cs="Arial"/>
              <w:noProof/>
              <w:lang w:val="es-ES" w:eastAsia="es-ES"/>
            </w:rPr>
          </w:pPr>
        </w:p>
        <w:p w14:paraId="72D4FD34" w14:textId="301714A6" w:rsidR="00C21548" w:rsidRPr="00065FC0" w:rsidDel="00065FC0" w:rsidRDefault="00C21548" w:rsidP="38E9C906">
          <w:pPr>
            <w:pStyle w:val="TDC2"/>
            <w:tabs>
              <w:tab w:val="clear" w:pos="8777"/>
              <w:tab w:val="right" w:leader="dot" w:pos="8775"/>
            </w:tabs>
            <w:rPr>
              <w:del w:id="267" w:author="JOEL ALEJANDRO PARRA MARANON" w:date="2025-12-07T21:05:00Z" w16du:dateUtc="2025-12-08T02:05:00Z"/>
              <w:rFonts w:cs="Arial"/>
              <w:noProof/>
              <w:lang w:val="es-ES" w:eastAsia="es-ES"/>
            </w:rPr>
          </w:pPr>
        </w:p>
        <w:p w14:paraId="7002B836" w14:textId="11B2204E" w:rsidR="00C21548" w:rsidRPr="00065FC0" w:rsidDel="00065FC0" w:rsidRDefault="00C21548" w:rsidP="38E9C906">
          <w:pPr>
            <w:pStyle w:val="TDC1"/>
            <w:tabs>
              <w:tab w:val="left" w:pos="480"/>
              <w:tab w:val="right" w:leader="dot" w:pos="8775"/>
            </w:tabs>
            <w:rPr>
              <w:del w:id="268" w:author="JOEL ALEJANDRO PARRA MARANON" w:date="2025-12-07T21:05:00Z" w16du:dateUtc="2025-12-08T02:05:00Z"/>
              <w:rFonts w:cs="Arial"/>
              <w:noProof/>
              <w:lang w:val="es-ES" w:eastAsia="es-ES"/>
            </w:rPr>
          </w:pPr>
        </w:p>
        <w:p w14:paraId="3361E76E" w14:textId="29872DC6" w:rsidR="00C21548" w:rsidRPr="00065FC0" w:rsidDel="00065FC0" w:rsidRDefault="00C21548" w:rsidP="38E9C906">
          <w:pPr>
            <w:pStyle w:val="TDC2"/>
            <w:tabs>
              <w:tab w:val="clear" w:pos="8777"/>
              <w:tab w:val="left" w:pos="720"/>
              <w:tab w:val="right" w:leader="dot" w:pos="8775"/>
            </w:tabs>
            <w:rPr>
              <w:del w:id="269" w:author="JOEL ALEJANDRO PARRA MARANON" w:date="2025-12-07T21:05:00Z" w16du:dateUtc="2025-12-08T02:05:00Z"/>
              <w:rFonts w:cs="Arial"/>
              <w:noProof/>
              <w:lang w:val="es-ES" w:eastAsia="es-ES"/>
            </w:rPr>
          </w:pPr>
        </w:p>
        <w:p w14:paraId="4DF82B85" w14:textId="3EF171D3" w:rsidR="00C21548" w:rsidRPr="00065FC0" w:rsidDel="00065FC0" w:rsidRDefault="00C21548" w:rsidP="38E9C906">
          <w:pPr>
            <w:pStyle w:val="TDC2"/>
            <w:tabs>
              <w:tab w:val="clear" w:pos="8777"/>
              <w:tab w:val="left" w:pos="720"/>
              <w:tab w:val="right" w:leader="dot" w:pos="8775"/>
            </w:tabs>
            <w:rPr>
              <w:del w:id="270" w:author="JOEL ALEJANDRO PARRA MARANON" w:date="2025-12-07T21:05:00Z" w16du:dateUtc="2025-12-08T02:05:00Z"/>
              <w:rFonts w:cs="Arial"/>
              <w:noProof/>
              <w:lang w:val="es-ES" w:eastAsia="es-ES"/>
            </w:rPr>
          </w:pPr>
        </w:p>
        <w:p w14:paraId="44AA6EE0" w14:textId="27271505" w:rsidR="00C21548" w:rsidRPr="00065FC0" w:rsidDel="00065FC0" w:rsidRDefault="00C21548" w:rsidP="38E9C906">
          <w:pPr>
            <w:pStyle w:val="TDC2"/>
            <w:tabs>
              <w:tab w:val="clear" w:pos="8777"/>
              <w:tab w:val="left" w:pos="720"/>
              <w:tab w:val="right" w:leader="dot" w:pos="8775"/>
            </w:tabs>
            <w:rPr>
              <w:del w:id="271" w:author="JOEL ALEJANDRO PARRA MARANON" w:date="2025-12-07T21:05:00Z" w16du:dateUtc="2025-12-08T02:05:00Z"/>
              <w:rFonts w:cs="Arial"/>
              <w:noProof/>
              <w:lang w:val="es-ES" w:eastAsia="es-ES"/>
            </w:rPr>
          </w:pPr>
        </w:p>
        <w:p w14:paraId="596C4DE2" w14:textId="1379390E" w:rsidR="00C21548" w:rsidRPr="00065FC0" w:rsidDel="00065FC0" w:rsidRDefault="00C21548" w:rsidP="38E9C906">
          <w:pPr>
            <w:pStyle w:val="TDC2"/>
            <w:tabs>
              <w:tab w:val="clear" w:pos="8777"/>
              <w:tab w:val="left" w:pos="720"/>
              <w:tab w:val="right" w:leader="dot" w:pos="8775"/>
            </w:tabs>
            <w:rPr>
              <w:del w:id="272" w:author="JOEL ALEJANDRO PARRA MARANON" w:date="2025-12-07T21:05:00Z" w16du:dateUtc="2025-12-08T02:05:00Z"/>
              <w:rFonts w:cs="Arial"/>
              <w:noProof/>
              <w:lang w:val="es-ES" w:eastAsia="es-ES"/>
            </w:rPr>
          </w:pPr>
        </w:p>
        <w:p w14:paraId="2AF4AE05" w14:textId="031CC45E" w:rsidR="00C21548" w:rsidRPr="00065FC0" w:rsidDel="00065FC0" w:rsidRDefault="00C21548" w:rsidP="38E9C906">
          <w:pPr>
            <w:pStyle w:val="TDC2"/>
            <w:tabs>
              <w:tab w:val="clear" w:pos="8777"/>
              <w:tab w:val="left" w:pos="720"/>
              <w:tab w:val="right" w:leader="dot" w:pos="8775"/>
            </w:tabs>
            <w:rPr>
              <w:del w:id="273" w:author="JOEL ALEJANDRO PARRA MARANON" w:date="2025-12-07T21:05:00Z" w16du:dateUtc="2025-12-08T02:05:00Z"/>
              <w:rFonts w:cs="Arial"/>
              <w:noProof/>
              <w:lang w:val="es-ES" w:eastAsia="es-ES"/>
            </w:rPr>
          </w:pPr>
        </w:p>
        <w:p w14:paraId="07C4C445" w14:textId="0825F33B" w:rsidR="00C21548" w:rsidRPr="00065FC0" w:rsidDel="00065FC0" w:rsidRDefault="00C21548" w:rsidP="38E9C906">
          <w:pPr>
            <w:pStyle w:val="TDC2"/>
            <w:tabs>
              <w:tab w:val="clear" w:pos="8777"/>
              <w:tab w:val="left" w:pos="720"/>
              <w:tab w:val="right" w:leader="dot" w:pos="8775"/>
            </w:tabs>
            <w:rPr>
              <w:del w:id="274" w:author="JOEL ALEJANDRO PARRA MARANON" w:date="2025-12-07T21:05:00Z" w16du:dateUtc="2025-12-08T02:05:00Z"/>
              <w:rFonts w:cs="Arial"/>
              <w:noProof/>
              <w:lang w:val="es-ES" w:eastAsia="es-ES"/>
            </w:rPr>
          </w:pPr>
        </w:p>
        <w:p w14:paraId="22AA455D" w14:textId="2F552AAE" w:rsidR="00C21548" w:rsidRPr="00065FC0" w:rsidDel="00065FC0" w:rsidRDefault="00C21548" w:rsidP="38E9C906">
          <w:pPr>
            <w:pStyle w:val="TDC2"/>
            <w:tabs>
              <w:tab w:val="clear" w:pos="8777"/>
              <w:tab w:val="left" w:pos="720"/>
              <w:tab w:val="right" w:leader="dot" w:pos="8775"/>
            </w:tabs>
            <w:rPr>
              <w:del w:id="275" w:author="JOEL ALEJANDRO PARRA MARANON" w:date="2025-12-07T21:05:00Z" w16du:dateUtc="2025-12-08T02:05:00Z"/>
              <w:rFonts w:cs="Arial"/>
              <w:noProof/>
              <w:lang w:val="es-ES" w:eastAsia="es-ES"/>
            </w:rPr>
          </w:pPr>
        </w:p>
        <w:p w14:paraId="7933C065" w14:textId="446D70E9" w:rsidR="00C21548" w:rsidRPr="00065FC0" w:rsidDel="00065FC0" w:rsidRDefault="00C21548" w:rsidP="38E9C906">
          <w:pPr>
            <w:pStyle w:val="TDC1"/>
            <w:tabs>
              <w:tab w:val="left" w:pos="480"/>
              <w:tab w:val="right" w:leader="dot" w:pos="8775"/>
            </w:tabs>
            <w:rPr>
              <w:del w:id="276" w:author="JOEL ALEJANDRO PARRA MARANON" w:date="2025-12-07T21:05:00Z" w16du:dateUtc="2025-12-08T02:05:00Z"/>
              <w:rFonts w:cs="Arial"/>
              <w:noProof/>
              <w:lang w:val="es-ES" w:eastAsia="es-ES"/>
            </w:rPr>
          </w:pPr>
        </w:p>
        <w:p w14:paraId="5168EB0F" w14:textId="69E96D2E" w:rsidR="00C21548" w:rsidRPr="00065FC0" w:rsidDel="00065FC0" w:rsidRDefault="00C21548" w:rsidP="38E9C906">
          <w:pPr>
            <w:pStyle w:val="TDC2"/>
            <w:tabs>
              <w:tab w:val="clear" w:pos="8777"/>
              <w:tab w:val="left" w:pos="720"/>
              <w:tab w:val="right" w:leader="dot" w:pos="8775"/>
            </w:tabs>
            <w:rPr>
              <w:del w:id="277" w:author="JOEL ALEJANDRO PARRA MARANON" w:date="2025-12-07T21:05:00Z" w16du:dateUtc="2025-12-08T02:05:00Z"/>
              <w:rFonts w:cs="Arial"/>
              <w:noProof/>
              <w:lang w:val="es-ES" w:eastAsia="es-ES"/>
            </w:rPr>
          </w:pPr>
        </w:p>
        <w:p w14:paraId="410E8EC4" w14:textId="51319A16" w:rsidR="00C21548" w:rsidRPr="00065FC0" w:rsidDel="00065FC0" w:rsidRDefault="00C21548" w:rsidP="38E9C906">
          <w:pPr>
            <w:pStyle w:val="TDC2"/>
            <w:tabs>
              <w:tab w:val="clear" w:pos="8777"/>
              <w:tab w:val="left" w:pos="660"/>
              <w:tab w:val="right" w:leader="dot" w:pos="8775"/>
            </w:tabs>
            <w:rPr>
              <w:del w:id="278" w:author="JOEL ALEJANDRO PARRA MARANON" w:date="2025-12-07T21:05:00Z" w16du:dateUtc="2025-12-08T02:05:00Z"/>
              <w:rFonts w:cs="Arial"/>
              <w:noProof/>
              <w:lang w:val="es-ES" w:eastAsia="es-ES"/>
            </w:rPr>
          </w:pPr>
        </w:p>
        <w:p w14:paraId="6687D9C1" w14:textId="21848F37" w:rsidR="00C21548" w:rsidRPr="00065FC0" w:rsidDel="00065FC0" w:rsidRDefault="00C21548" w:rsidP="38E9C906">
          <w:pPr>
            <w:pStyle w:val="TDC2"/>
            <w:tabs>
              <w:tab w:val="clear" w:pos="8777"/>
              <w:tab w:val="left" w:pos="660"/>
              <w:tab w:val="right" w:leader="dot" w:pos="8775"/>
            </w:tabs>
            <w:rPr>
              <w:del w:id="279" w:author="JOEL ALEJANDRO PARRA MARANON" w:date="2025-12-07T21:05:00Z" w16du:dateUtc="2025-12-08T02:05:00Z"/>
              <w:rFonts w:cs="Arial"/>
              <w:noProof/>
              <w:lang w:val="es-ES" w:eastAsia="es-ES"/>
            </w:rPr>
          </w:pPr>
        </w:p>
        <w:p w14:paraId="04B9B82E" w14:textId="604D88E8" w:rsidR="00C21548" w:rsidRPr="00065FC0" w:rsidDel="00065FC0" w:rsidRDefault="00C21548" w:rsidP="38E9C906">
          <w:pPr>
            <w:pStyle w:val="TDC2"/>
            <w:tabs>
              <w:tab w:val="clear" w:pos="8777"/>
              <w:tab w:val="left" w:pos="720"/>
              <w:tab w:val="right" w:leader="dot" w:pos="8775"/>
            </w:tabs>
            <w:rPr>
              <w:del w:id="280" w:author="JOEL ALEJANDRO PARRA MARANON" w:date="2025-12-07T21:05:00Z" w16du:dateUtc="2025-12-08T02:05:00Z"/>
              <w:rFonts w:cs="Arial"/>
              <w:noProof/>
              <w:lang w:val="es-ES" w:eastAsia="es-ES"/>
            </w:rPr>
          </w:pPr>
        </w:p>
        <w:p w14:paraId="63DB61E0" w14:textId="188AF8A5" w:rsidR="00C21548" w:rsidRPr="00065FC0" w:rsidDel="00065FC0" w:rsidRDefault="00C21548" w:rsidP="38E9C906">
          <w:pPr>
            <w:pStyle w:val="TDC2"/>
            <w:tabs>
              <w:tab w:val="clear" w:pos="8777"/>
              <w:tab w:val="left" w:pos="660"/>
              <w:tab w:val="right" w:leader="dot" w:pos="8775"/>
            </w:tabs>
            <w:rPr>
              <w:del w:id="281" w:author="JOEL ALEJANDRO PARRA MARANON" w:date="2025-12-07T21:05:00Z" w16du:dateUtc="2025-12-08T02:05:00Z"/>
              <w:rFonts w:cs="Arial"/>
              <w:noProof/>
              <w:lang w:val="es-ES" w:eastAsia="es-ES"/>
            </w:rPr>
          </w:pPr>
        </w:p>
        <w:p w14:paraId="7246ABCF" w14:textId="05362110" w:rsidR="00C21548" w:rsidRPr="00065FC0" w:rsidDel="00065FC0" w:rsidRDefault="00C21548" w:rsidP="38E9C906">
          <w:pPr>
            <w:pStyle w:val="TDC2"/>
            <w:tabs>
              <w:tab w:val="clear" w:pos="8777"/>
              <w:tab w:val="left" w:pos="660"/>
              <w:tab w:val="right" w:leader="dot" w:pos="8775"/>
            </w:tabs>
            <w:rPr>
              <w:del w:id="282" w:author="JOEL ALEJANDRO PARRA MARANON" w:date="2025-12-07T21:05:00Z" w16du:dateUtc="2025-12-08T02:05:00Z"/>
              <w:rFonts w:cs="Arial"/>
              <w:noProof/>
              <w:lang w:val="es-ES" w:eastAsia="es-ES"/>
            </w:rPr>
          </w:pPr>
        </w:p>
        <w:p w14:paraId="1C3A1172" w14:textId="4216D0D3" w:rsidR="00C21548" w:rsidRPr="00065FC0" w:rsidDel="00065FC0" w:rsidRDefault="00C21548" w:rsidP="38E9C906">
          <w:pPr>
            <w:pStyle w:val="TDC3"/>
            <w:tabs>
              <w:tab w:val="right" w:leader="dot" w:pos="8775"/>
            </w:tabs>
            <w:rPr>
              <w:del w:id="283" w:author="JOEL ALEJANDRO PARRA MARANON" w:date="2025-12-07T21:05:00Z" w16du:dateUtc="2025-12-08T02:05:00Z"/>
              <w:rFonts w:ascii="Arial" w:hAnsi="Arial" w:cs="Arial"/>
              <w:noProof/>
              <w:lang w:val="es-ES" w:eastAsia="es-ES"/>
              <w:rPrChange w:id="284" w:author="JOEL ALEJANDRO PARRA MARANON" w:date="2025-12-07T21:04:00Z" w16du:dateUtc="2025-12-08T02:04:00Z">
                <w:rPr>
                  <w:del w:id="285" w:author="JOEL ALEJANDRO PARRA MARANON" w:date="2025-12-07T21:05:00Z" w16du:dateUtc="2025-12-08T02:05:00Z"/>
                  <w:noProof/>
                  <w:lang w:val="es-ES" w:eastAsia="es-ES"/>
                </w:rPr>
              </w:rPrChange>
            </w:rPr>
          </w:pPr>
        </w:p>
        <w:p w14:paraId="7ABC15F5" w14:textId="28F4CBE8" w:rsidR="00C21548" w:rsidRPr="00065FC0" w:rsidDel="00065FC0" w:rsidRDefault="00C21548" w:rsidP="38E9C906">
          <w:pPr>
            <w:pStyle w:val="TDC3"/>
            <w:tabs>
              <w:tab w:val="right" w:leader="dot" w:pos="8775"/>
            </w:tabs>
            <w:rPr>
              <w:del w:id="286" w:author="JOEL ALEJANDRO PARRA MARANON" w:date="2025-12-07T21:05:00Z" w16du:dateUtc="2025-12-08T02:05:00Z"/>
              <w:rFonts w:ascii="Arial" w:hAnsi="Arial" w:cs="Arial"/>
              <w:noProof/>
              <w:lang w:val="es-ES" w:eastAsia="es-ES"/>
              <w:rPrChange w:id="287" w:author="JOEL ALEJANDRO PARRA MARANON" w:date="2025-12-07T21:04:00Z" w16du:dateUtc="2025-12-08T02:04:00Z">
                <w:rPr>
                  <w:del w:id="288" w:author="JOEL ALEJANDRO PARRA MARANON" w:date="2025-12-07T21:05:00Z" w16du:dateUtc="2025-12-08T02:05:00Z"/>
                  <w:noProof/>
                  <w:lang w:val="es-ES" w:eastAsia="es-ES"/>
                </w:rPr>
              </w:rPrChange>
            </w:rPr>
          </w:pPr>
        </w:p>
        <w:p w14:paraId="1CA34627" w14:textId="3454D343" w:rsidR="00C21548" w:rsidRPr="00065FC0" w:rsidDel="00065FC0" w:rsidRDefault="00C21548" w:rsidP="38E9C906">
          <w:pPr>
            <w:pStyle w:val="TDC2"/>
            <w:tabs>
              <w:tab w:val="clear" w:pos="8777"/>
              <w:tab w:val="left" w:pos="660"/>
              <w:tab w:val="right" w:leader="dot" w:pos="8775"/>
            </w:tabs>
            <w:rPr>
              <w:del w:id="289" w:author="JOEL ALEJANDRO PARRA MARANON" w:date="2025-12-07T21:05:00Z" w16du:dateUtc="2025-12-08T02:05:00Z"/>
              <w:rFonts w:cs="Arial"/>
              <w:noProof/>
              <w:lang w:val="es-ES" w:eastAsia="es-ES"/>
            </w:rPr>
          </w:pPr>
        </w:p>
        <w:p w14:paraId="727AFF93" w14:textId="36982A3F" w:rsidR="00C21548" w:rsidRPr="00065FC0" w:rsidDel="00065FC0" w:rsidRDefault="00C21548" w:rsidP="38E9C906">
          <w:pPr>
            <w:pStyle w:val="TDC3"/>
            <w:tabs>
              <w:tab w:val="right" w:leader="dot" w:pos="8775"/>
            </w:tabs>
            <w:rPr>
              <w:del w:id="290" w:author="JOEL ALEJANDRO PARRA MARANON" w:date="2025-12-07T21:05:00Z" w16du:dateUtc="2025-12-08T02:05:00Z"/>
              <w:rFonts w:ascii="Arial" w:hAnsi="Arial" w:cs="Arial"/>
              <w:noProof/>
              <w:lang w:val="es-ES" w:eastAsia="es-ES"/>
              <w:rPrChange w:id="291" w:author="JOEL ALEJANDRO PARRA MARANON" w:date="2025-12-07T21:04:00Z" w16du:dateUtc="2025-12-08T02:04:00Z">
                <w:rPr>
                  <w:del w:id="292" w:author="JOEL ALEJANDRO PARRA MARANON" w:date="2025-12-07T21:05:00Z" w16du:dateUtc="2025-12-08T02:05:00Z"/>
                  <w:noProof/>
                  <w:lang w:val="es-ES" w:eastAsia="es-ES"/>
                </w:rPr>
              </w:rPrChange>
            </w:rPr>
          </w:pPr>
        </w:p>
        <w:p w14:paraId="73ABAF8C" w14:textId="61F72152" w:rsidR="00C21548" w:rsidRPr="00065FC0" w:rsidDel="00065FC0" w:rsidRDefault="00C21548" w:rsidP="38E9C906">
          <w:pPr>
            <w:pStyle w:val="TDC3"/>
            <w:tabs>
              <w:tab w:val="right" w:leader="dot" w:pos="8775"/>
            </w:tabs>
            <w:rPr>
              <w:del w:id="293" w:author="JOEL ALEJANDRO PARRA MARANON" w:date="2025-12-07T21:05:00Z" w16du:dateUtc="2025-12-08T02:05:00Z"/>
              <w:rFonts w:ascii="Arial" w:hAnsi="Arial" w:cs="Arial"/>
              <w:noProof/>
              <w:lang w:val="es-ES" w:eastAsia="es-ES"/>
              <w:rPrChange w:id="294" w:author="JOEL ALEJANDRO PARRA MARANON" w:date="2025-12-07T21:04:00Z" w16du:dateUtc="2025-12-08T02:04:00Z">
                <w:rPr>
                  <w:del w:id="295" w:author="JOEL ALEJANDRO PARRA MARANON" w:date="2025-12-07T21:05:00Z" w16du:dateUtc="2025-12-08T02:05:00Z"/>
                  <w:noProof/>
                  <w:lang w:val="es-ES" w:eastAsia="es-ES"/>
                </w:rPr>
              </w:rPrChange>
            </w:rPr>
          </w:pPr>
        </w:p>
        <w:p w14:paraId="1C7A8586" w14:textId="45403C60" w:rsidR="00C21548" w:rsidRPr="00065FC0" w:rsidDel="00065FC0" w:rsidRDefault="00C21548" w:rsidP="38E9C906">
          <w:pPr>
            <w:pStyle w:val="TDC3"/>
            <w:tabs>
              <w:tab w:val="right" w:leader="dot" w:pos="8775"/>
            </w:tabs>
            <w:rPr>
              <w:del w:id="296" w:author="JOEL ALEJANDRO PARRA MARANON" w:date="2025-12-07T21:05:00Z" w16du:dateUtc="2025-12-08T02:05:00Z"/>
              <w:rFonts w:ascii="Arial" w:hAnsi="Arial" w:cs="Arial"/>
              <w:noProof/>
              <w:lang w:val="es-ES" w:eastAsia="es-ES"/>
              <w:rPrChange w:id="297" w:author="JOEL ALEJANDRO PARRA MARANON" w:date="2025-12-07T21:04:00Z" w16du:dateUtc="2025-12-08T02:04:00Z">
                <w:rPr>
                  <w:del w:id="298" w:author="JOEL ALEJANDRO PARRA MARANON" w:date="2025-12-07T21:05:00Z" w16du:dateUtc="2025-12-08T02:05:00Z"/>
                  <w:noProof/>
                  <w:lang w:val="es-ES" w:eastAsia="es-ES"/>
                </w:rPr>
              </w:rPrChange>
            </w:rPr>
          </w:pPr>
        </w:p>
        <w:p w14:paraId="23611C4E" w14:textId="10B49334" w:rsidR="00C21548" w:rsidRPr="00065FC0" w:rsidDel="00065FC0" w:rsidRDefault="00C21548" w:rsidP="38E9C906">
          <w:pPr>
            <w:pStyle w:val="TDC2"/>
            <w:tabs>
              <w:tab w:val="clear" w:pos="8777"/>
              <w:tab w:val="left" w:pos="720"/>
              <w:tab w:val="right" w:leader="dot" w:pos="8775"/>
            </w:tabs>
            <w:rPr>
              <w:del w:id="299" w:author="JOEL ALEJANDRO PARRA MARANON" w:date="2025-12-07T21:05:00Z" w16du:dateUtc="2025-12-08T02:05:00Z"/>
              <w:rFonts w:cs="Arial"/>
              <w:noProof/>
              <w:lang w:val="es-ES" w:eastAsia="es-ES"/>
            </w:rPr>
          </w:pPr>
        </w:p>
        <w:p w14:paraId="5F879FC5" w14:textId="1C8CBFB9" w:rsidR="00C21548" w:rsidRPr="00065FC0" w:rsidDel="00065FC0" w:rsidRDefault="00C21548" w:rsidP="38E9C906">
          <w:pPr>
            <w:pStyle w:val="TDC3"/>
            <w:tabs>
              <w:tab w:val="right" w:leader="dot" w:pos="8775"/>
            </w:tabs>
            <w:rPr>
              <w:del w:id="300" w:author="JOEL ALEJANDRO PARRA MARANON" w:date="2025-12-07T21:05:00Z" w16du:dateUtc="2025-12-08T02:05:00Z"/>
              <w:rFonts w:ascii="Arial" w:hAnsi="Arial" w:cs="Arial"/>
              <w:noProof/>
              <w:lang w:val="es-ES" w:eastAsia="es-ES"/>
              <w:rPrChange w:id="301" w:author="JOEL ALEJANDRO PARRA MARANON" w:date="2025-12-07T21:04:00Z" w16du:dateUtc="2025-12-08T02:04:00Z">
                <w:rPr>
                  <w:del w:id="302" w:author="JOEL ALEJANDRO PARRA MARANON" w:date="2025-12-07T21:05:00Z" w16du:dateUtc="2025-12-08T02:05:00Z"/>
                  <w:noProof/>
                  <w:lang w:val="es-ES" w:eastAsia="es-ES"/>
                </w:rPr>
              </w:rPrChange>
            </w:rPr>
          </w:pPr>
        </w:p>
        <w:p w14:paraId="710934AF" w14:textId="6A3C0A52" w:rsidR="00C21548" w:rsidRPr="00065FC0" w:rsidDel="00065FC0" w:rsidRDefault="00C21548" w:rsidP="38E9C906">
          <w:pPr>
            <w:pStyle w:val="TDC3"/>
            <w:tabs>
              <w:tab w:val="right" w:leader="dot" w:pos="8775"/>
            </w:tabs>
            <w:rPr>
              <w:del w:id="303" w:author="JOEL ALEJANDRO PARRA MARANON" w:date="2025-12-07T21:05:00Z" w16du:dateUtc="2025-12-08T02:05:00Z"/>
              <w:rFonts w:ascii="Arial" w:hAnsi="Arial" w:cs="Arial"/>
              <w:noProof/>
              <w:lang w:val="es-ES" w:eastAsia="es-ES"/>
              <w:rPrChange w:id="304" w:author="JOEL ALEJANDRO PARRA MARANON" w:date="2025-12-07T21:04:00Z" w16du:dateUtc="2025-12-08T02:04:00Z">
                <w:rPr>
                  <w:del w:id="305" w:author="JOEL ALEJANDRO PARRA MARANON" w:date="2025-12-07T21:05:00Z" w16du:dateUtc="2025-12-08T02:05:00Z"/>
                  <w:noProof/>
                  <w:lang w:val="es-ES" w:eastAsia="es-ES"/>
                </w:rPr>
              </w:rPrChange>
            </w:rPr>
          </w:pPr>
        </w:p>
        <w:p w14:paraId="093721E7" w14:textId="1FFE62B9" w:rsidR="00C21548" w:rsidRPr="00065FC0" w:rsidDel="00065FC0" w:rsidRDefault="00C21548" w:rsidP="38E9C906">
          <w:pPr>
            <w:pStyle w:val="TDC3"/>
            <w:tabs>
              <w:tab w:val="right" w:leader="dot" w:pos="8775"/>
            </w:tabs>
            <w:rPr>
              <w:del w:id="306" w:author="JOEL ALEJANDRO PARRA MARANON" w:date="2025-12-07T21:05:00Z" w16du:dateUtc="2025-12-08T02:05:00Z"/>
              <w:rFonts w:ascii="Arial" w:hAnsi="Arial" w:cs="Arial"/>
              <w:noProof/>
              <w:lang w:val="es-ES" w:eastAsia="es-ES"/>
              <w:rPrChange w:id="307" w:author="JOEL ALEJANDRO PARRA MARANON" w:date="2025-12-07T21:04:00Z" w16du:dateUtc="2025-12-08T02:04:00Z">
                <w:rPr>
                  <w:del w:id="308" w:author="JOEL ALEJANDRO PARRA MARANON" w:date="2025-12-07T21:05:00Z" w16du:dateUtc="2025-12-08T02:05:00Z"/>
                  <w:noProof/>
                  <w:lang w:val="es-ES" w:eastAsia="es-ES"/>
                </w:rPr>
              </w:rPrChange>
            </w:rPr>
          </w:pPr>
        </w:p>
        <w:p w14:paraId="231C4601" w14:textId="4DA65FE6" w:rsidR="00C21548" w:rsidRPr="00065FC0" w:rsidDel="00065FC0" w:rsidRDefault="00C21548" w:rsidP="38E9C906">
          <w:pPr>
            <w:pStyle w:val="TDC3"/>
            <w:tabs>
              <w:tab w:val="right" w:leader="dot" w:pos="8775"/>
            </w:tabs>
            <w:rPr>
              <w:del w:id="309" w:author="JOEL ALEJANDRO PARRA MARANON" w:date="2025-12-07T21:05:00Z" w16du:dateUtc="2025-12-08T02:05:00Z"/>
              <w:rFonts w:ascii="Arial" w:hAnsi="Arial" w:cs="Arial"/>
              <w:noProof/>
              <w:lang w:val="es-ES" w:eastAsia="es-ES"/>
              <w:rPrChange w:id="310" w:author="JOEL ALEJANDRO PARRA MARANON" w:date="2025-12-07T21:04:00Z" w16du:dateUtc="2025-12-08T02:04:00Z">
                <w:rPr>
                  <w:del w:id="311" w:author="JOEL ALEJANDRO PARRA MARANON" w:date="2025-12-07T21:05:00Z" w16du:dateUtc="2025-12-08T02:05:00Z"/>
                  <w:noProof/>
                  <w:lang w:val="es-ES" w:eastAsia="es-ES"/>
                </w:rPr>
              </w:rPrChange>
            </w:rPr>
          </w:pPr>
        </w:p>
        <w:p w14:paraId="048698C9" w14:textId="026F9FC7" w:rsidR="56C313C3" w:rsidRPr="00065FC0" w:rsidDel="00065FC0" w:rsidRDefault="56C313C3" w:rsidP="38E9C906">
          <w:pPr>
            <w:pStyle w:val="TDC2"/>
            <w:tabs>
              <w:tab w:val="clear" w:pos="8777"/>
              <w:tab w:val="left" w:pos="660"/>
              <w:tab w:val="right" w:leader="dot" w:pos="8775"/>
            </w:tabs>
            <w:rPr>
              <w:del w:id="312" w:author="JOEL ALEJANDRO PARRA MARANON" w:date="2025-12-07T21:05:00Z" w16du:dateUtc="2025-12-08T02:05:00Z"/>
              <w:rFonts w:cs="Arial"/>
              <w:noProof/>
            </w:rPr>
          </w:pPr>
        </w:p>
        <w:p w14:paraId="39F2E776" w14:textId="735DB82D" w:rsidR="56C313C3" w:rsidRPr="00065FC0" w:rsidDel="00065FC0" w:rsidRDefault="56C313C3" w:rsidP="38E9C906">
          <w:pPr>
            <w:pStyle w:val="TDC3"/>
            <w:tabs>
              <w:tab w:val="right" w:leader="dot" w:pos="8775"/>
            </w:tabs>
            <w:rPr>
              <w:del w:id="313" w:author="JOEL ALEJANDRO PARRA MARANON" w:date="2025-12-07T21:05:00Z" w16du:dateUtc="2025-12-08T02:05:00Z"/>
              <w:rFonts w:ascii="Arial" w:hAnsi="Arial" w:cs="Arial"/>
              <w:noProof/>
              <w:rPrChange w:id="314" w:author="JOEL ALEJANDRO PARRA MARANON" w:date="2025-12-07T21:04:00Z" w16du:dateUtc="2025-12-08T02:04:00Z">
                <w:rPr>
                  <w:del w:id="315" w:author="JOEL ALEJANDRO PARRA MARANON" w:date="2025-12-07T21:05:00Z" w16du:dateUtc="2025-12-08T02:05:00Z"/>
                  <w:noProof/>
                </w:rPr>
              </w:rPrChange>
            </w:rPr>
          </w:pPr>
        </w:p>
        <w:p w14:paraId="65A38300" w14:textId="1F67C10A" w:rsidR="56C313C3" w:rsidRPr="00065FC0" w:rsidDel="00065FC0" w:rsidRDefault="56C313C3" w:rsidP="38E9C906">
          <w:pPr>
            <w:pStyle w:val="TDC3"/>
            <w:tabs>
              <w:tab w:val="right" w:leader="dot" w:pos="8775"/>
            </w:tabs>
            <w:rPr>
              <w:del w:id="316" w:author="JOEL ALEJANDRO PARRA MARANON" w:date="2025-12-07T21:05:00Z" w16du:dateUtc="2025-12-08T02:05:00Z"/>
              <w:rFonts w:ascii="Arial" w:hAnsi="Arial" w:cs="Arial"/>
              <w:noProof/>
              <w:rPrChange w:id="317" w:author="JOEL ALEJANDRO PARRA MARANON" w:date="2025-12-07T21:04:00Z" w16du:dateUtc="2025-12-08T02:04:00Z">
                <w:rPr>
                  <w:del w:id="318" w:author="JOEL ALEJANDRO PARRA MARANON" w:date="2025-12-07T21:05:00Z" w16du:dateUtc="2025-12-08T02:05:00Z"/>
                  <w:noProof/>
                </w:rPr>
              </w:rPrChange>
            </w:rPr>
          </w:pPr>
        </w:p>
        <w:p w14:paraId="013B5AB3" w14:textId="0C484F20" w:rsidR="56C313C3" w:rsidRPr="00065FC0" w:rsidDel="00065FC0" w:rsidRDefault="56C313C3" w:rsidP="38E9C906">
          <w:pPr>
            <w:pStyle w:val="TDC1"/>
            <w:tabs>
              <w:tab w:val="left" w:pos="480"/>
              <w:tab w:val="right" w:leader="dot" w:pos="8775"/>
            </w:tabs>
            <w:rPr>
              <w:del w:id="319" w:author="JOEL ALEJANDRO PARRA MARANON" w:date="2025-12-07T21:05:00Z" w16du:dateUtc="2025-12-08T02:05:00Z"/>
              <w:rFonts w:cs="Arial"/>
              <w:noProof/>
            </w:rPr>
          </w:pPr>
        </w:p>
        <w:p w14:paraId="5ED546BE" w14:textId="33F62491" w:rsidR="56C313C3" w:rsidRPr="00065FC0" w:rsidDel="00065FC0" w:rsidRDefault="56C313C3" w:rsidP="38E9C906">
          <w:pPr>
            <w:pStyle w:val="TDC3"/>
            <w:tabs>
              <w:tab w:val="right" w:leader="dot" w:pos="8775"/>
            </w:tabs>
            <w:rPr>
              <w:del w:id="320" w:author="JOEL ALEJANDRO PARRA MARANON" w:date="2025-12-07T21:05:00Z" w16du:dateUtc="2025-12-08T02:05:00Z"/>
              <w:rFonts w:ascii="Arial" w:hAnsi="Arial" w:cs="Arial"/>
              <w:noProof/>
              <w:rPrChange w:id="321" w:author="JOEL ALEJANDRO PARRA MARANON" w:date="2025-12-07T21:04:00Z" w16du:dateUtc="2025-12-08T02:04:00Z">
                <w:rPr>
                  <w:del w:id="322" w:author="JOEL ALEJANDRO PARRA MARANON" w:date="2025-12-07T21:05:00Z" w16du:dateUtc="2025-12-08T02:05:00Z"/>
                  <w:noProof/>
                </w:rPr>
              </w:rPrChange>
            </w:rPr>
          </w:pPr>
        </w:p>
        <w:p w14:paraId="040CFF56" w14:textId="52D1E33B" w:rsidR="56C313C3" w:rsidRPr="00065FC0" w:rsidDel="00065FC0" w:rsidRDefault="56C313C3" w:rsidP="38E9C906">
          <w:pPr>
            <w:pStyle w:val="TDC3"/>
            <w:tabs>
              <w:tab w:val="right" w:leader="dot" w:pos="8775"/>
            </w:tabs>
            <w:rPr>
              <w:del w:id="323" w:author="JOEL ALEJANDRO PARRA MARANON" w:date="2025-12-07T21:05:00Z" w16du:dateUtc="2025-12-08T02:05:00Z"/>
              <w:rFonts w:ascii="Arial" w:hAnsi="Arial" w:cs="Arial"/>
              <w:noProof/>
              <w:rPrChange w:id="324" w:author="JOEL ALEJANDRO PARRA MARANON" w:date="2025-12-07T21:04:00Z" w16du:dateUtc="2025-12-08T02:04:00Z">
                <w:rPr>
                  <w:del w:id="325" w:author="JOEL ALEJANDRO PARRA MARANON" w:date="2025-12-07T21:05:00Z" w16du:dateUtc="2025-12-08T02:05:00Z"/>
                  <w:noProof/>
                </w:rPr>
              </w:rPrChange>
            </w:rPr>
          </w:pPr>
        </w:p>
        <w:p w14:paraId="18DC4343" w14:textId="0C4EF5E5" w:rsidR="56C313C3" w:rsidRPr="00065FC0" w:rsidDel="00065FC0" w:rsidRDefault="56C313C3" w:rsidP="38E9C906">
          <w:pPr>
            <w:pStyle w:val="TDC3"/>
            <w:tabs>
              <w:tab w:val="right" w:leader="dot" w:pos="8775"/>
            </w:tabs>
            <w:rPr>
              <w:del w:id="326" w:author="JOEL ALEJANDRO PARRA MARANON" w:date="2025-12-07T21:05:00Z" w16du:dateUtc="2025-12-08T02:05:00Z"/>
              <w:rFonts w:ascii="Arial" w:hAnsi="Arial" w:cs="Arial"/>
              <w:noProof/>
              <w:rPrChange w:id="327" w:author="JOEL ALEJANDRO PARRA MARANON" w:date="2025-12-07T21:04:00Z" w16du:dateUtc="2025-12-08T02:04:00Z">
                <w:rPr>
                  <w:del w:id="328" w:author="JOEL ALEJANDRO PARRA MARANON" w:date="2025-12-07T21:05:00Z" w16du:dateUtc="2025-12-08T02:05:00Z"/>
                  <w:noProof/>
                </w:rPr>
              </w:rPrChange>
            </w:rPr>
          </w:pPr>
        </w:p>
        <w:p w14:paraId="5348D627" w14:textId="5429010B" w:rsidR="56C313C3" w:rsidRPr="00065FC0" w:rsidDel="00065FC0" w:rsidRDefault="56C313C3" w:rsidP="38E9C906">
          <w:pPr>
            <w:pStyle w:val="TDC1"/>
            <w:tabs>
              <w:tab w:val="right" w:leader="dot" w:pos="8775"/>
            </w:tabs>
            <w:rPr>
              <w:del w:id="329" w:author="JOEL ALEJANDRO PARRA MARANON" w:date="2025-12-07T21:05:00Z" w16du:dateUtc="2025-12-08T02:05:00Z"/>
              <w:rFonts w:cs="Arial"/>
              <w:noProof/>
            </w:rPr>
          </w:pPr>
        </w:p>
        <w:p w14:paraId="088DDCBC" w14:textId="39975D7D" w:rsidR="56C313C3" w:rsidRPr="00065FC0" w:rsidDel="00065FC0" w:rsidRDefault="56C313C3" w:rsidP="38E9C906">
          <w:pPr>
            <w:pStyle w:val="TDC1"/>
            <w:tabs>
              <w:tab w:val="right" w:leader="dot" w:pos="8775"/>
            </w:tabs>
            <w:rPr>
              <w:del w:id="330" w:author="JOEL ALEJANDRO PARRA MARANON" w:date="2025-12-07T21:05:00Z" w16du:dateUtc="2025-12-08T02:05:00Z"/>
              <w:rFonts w:cs="Arial"/>
              <w:noProof/>
            </w:rPr>
          </w:pPr>
        </w:p>
        <w:p w14:paraId="3FF783A1" w14:textId="31A8674D" w:rsidR="56C313C3" w:rsidRPr="00065FC0" w:rsidDel="00065FC0" w:rsidRDefault="56C313C3" w:rsidP="38E9C906">
          <w:pPr>
            <w:pStyle w:val="TDC1"/>
            <w:tabs>
              <w:tab w:val="right" w:leader="dot" w:pos="8775"/>
            </w:tabs>
            <w:rPr>
              <w:del w:id="331" w:author="JOEL ALEJANDRO PARRA MARANON" w:date="2025-12-07T21:05:00Z" w16du:dateUtc="2025-12-08T02:05:00Z"/>
              <w:rFonts w:cs="Arial"/>
              <w:noProof/>
            </w:rPr>
          </w:pPr>
        </w:p>
        <w:p w14:paraId="5B433088" w14:textId="56996D43" w:rsidR="56C313C3" w:rsidRPr="00065FC0" w:rsidDel="00065FC0" w:rsidRDefault="56C313C3" w:rsidP="38E9C906">
          <w:pPr>
            <w:pStyle w:val="TDC1"/>
            <w:tabs>
              <w:tab w:val="right" w:leader="dot" w:pos="8775"/>
            </w:tabs>
            <w:rPr>
              <w:del w:id="332" w:author="JOEL ALEJANDRO PARRA MARANON" w:date="2025-12-07T21:05:00Z" w16du:dateUtc="2025-12-08T02:05:00Z"/>
              <w:rFonts w:cs="Arial"/>
              <w:noProof/>
            </w:rPr>
          </w:pPr>
        </w:p>
        <w:p w14:paraId="622D2C03" w14:textId="44991CD5" w:rsidR="56C313C3" w:rsidRPr="00065FC0" w:rsidDel="00065FC0" w:rsidRDefault="56C313C3" w:rsidP="38E9C906">
          <w:pPr>
            <w:pStyle w:val="TDC1"/>
            <w:tabs>
              <w:tab w:val="right" w:leader="dot" w:pos="8775"/>
            </w:tabs>
            <w:rPr>
              <w:del w:id="333" w:author="JOEL ALEJANDRO PARRA MARANON" w:date="2025-12-07T21:05:00Z" w16du:dateUtc="2025-12-08T02:05:00Z"/>
              <w:rFonts w:cs="Arial"/>
              <w:noProof/>
            </w:rPr>
          </w:pPr>
        </w:p>
        <w:p w14:paraId="2CC5AB06" w14:textId="108C902A" w:rsidR="56C313C3" w:rsidRPr="00065FC0" w:rsidDel="00065FC0" w:rsidRDefault="56C313C3" w:rsidP="38E9C906">
          <w:pPr>
            <w:pStyle w:val="TDC3"/>
            <w:tabs>
              <w:tab w:val="right" w:leader="dot" w:pos="8775"/>
            </w:tabs>
            <w:rPr>
              <w:del w:id="334" w:author="JOEL ALEJANDRO PARRA MARANON" w:date="2025-12-07T21:05:00Z" w16du:dateUtc="2025-12-08T02:05:00Z"/>
              <w:rFonts w:ascii="Arial" w:hAnsi="Arial" w:cs="Arial"/>
              <w:noProof/>
              <w:rPrChange w:id="335" w:author="JOEL ALEJANDRO PARRA MARANON" w:date="2025-12-07T21:04:00Z" w16du:dateUtc="2025-12-08T02:04:00Z">
                <w:rPr>
                  <w:del w:id="336" w:author="JOEL ALEJANDRO PARRA MARANON" w:date="2025-12-07T21:05:00Z" w16du:dateUtc="2025-12-08T02:05:00Z"/>
                  <w:noProof/>
                </w:rPr>
              </w:rPrChange>
            </w:rPr>
          </w:pPr>
        </w:p>
        <w:p w14:paraId="5F2489D5" w14:textId="3427D8F2" w:rsidR="56C313C3" w:rsidRPr="00065FC0" w:rsidDel="00065FC0" w:rsidRDefault="56C313C3" w:rsidP="38E9C906">
          <w:pPr>
            <w:pStyle w:val="TDC3"/>
            <w:tabs>
              <w:tab w:val="right" w:leader="dot" w:pos="8775"/>
            </w:tabs>
            <w:rPr>
              <w:del w:id="337" w:author="JOEL ALEJANDRO PARRA MARANON" w:date="2025-12-07T21:05:00Z" w16du:dateUtc="2025-12-08T02:05:00Z"/>
              <w:rFonts w:ascii="Arial" w:hAnsi="Arial" w:cs="Arial"/>
              <w:noProof/>
              <w:rPrChange w:id="338" w:author="JOEL ALEJANDRO PARRA MARANON" w:date="2025-12-07T21:04:00Z" w16du:dateUtc="2025-12-08T02:04:00Z">
                <w:rPr>
                  <w:del w:id="339" w:author="JOEL ALEJANDRO PARRA MARANON" w:date="2025-12-07T21:05:00Z" w16du:dateUtc="2025-12-08T02:05:00Z"/>
                  <w:noProof/>
                </w:rPr>
              </w:rPrChange>
            </w:rPr>
          </w:pPr>
        </w:p>
        <w:p w14:paraId="044DF46C" w14:textId="143A7569" w:rsidR="56C313C3" w:rsidRPr="00065FC0" w:rsidDel="00065FC0" w:rsidRDefault="56C313C3" w:rsidP="38E9C906">
          <w:pPr>
            <w:pStyle w:val="TDC3"/>
            <w:tabs>
              <w:tab w:val="right" w:leader="dot" w:pos="8775"/>
            </w:tabs>
            <w:rPr>
              <w:del w:id="340" w:author="JOEL ALEJANDRO PARRA MARANON" w:date="2025-12-07T21:05:00Z" w16du:dateUtc="2025-12-08T02:05:00Z"/>
              <w:rFonts w:ascii="Arial" w:hAnsi="Arial" w:cs="Arial"/>
              <w:noProof/>
              <w:rPrChange w:id="341" w:author="JOEL ALEJANDRO PARRA MARANON" w:date="2025-12-07T21:04:00Z" w16du:dateUtc="2025-12-08T02:04:00Z">
                <w:rPr>
                  <w:del w:id="342" w:author="JOEL ALEJANDRO PARRA MARANON" w:date="2025-12-07T21:05:00Z" w16du:dateUtc="2025-12-08T02:05:00Z"/>
                  <w:noProof/>
                </w:rPr>
              </w:rPrChange>
            </w:rPr>
          </w:pPr>
        </w:p>
        <w:p w14:paraId="2DFB607E" w14:textId="10DC50B9" w:rsidR="56C313C3" w:rsidRPr="00065FC0" w:rsidRDefault="56C313C3" w:rsidP="38E9C906">
          <w:pPr>
            <w:pStyle w:val="TDC3"/>
            <w:tabs>
              <w:tab w:val="right" w:leader="dot" w:pos="8775"/>
            </w:tabs>
            <w:rPr>
              <w:rFonts w:ascii="Arial" w:hAnsi="Arial" w:cs="Arial"/>
              <w:noProof/>
              <w:rPrChange w:id="343" w:author="JOEL ALEJANDRO PARRA MARANON" w:date="2025-12-07T21:04:00Z" w16du:dateUtc="2025-12-08T02:04:00Z">
                <w:rPr>
                  <w:noProof/>
                </w:rPr>
              </w:rPrChange>
            </w:rPr>
          </w:pPr>
          <w:r w:rsidRPr="00065FC0">
            <w:rPr>
              <w:rFonts w:ascii="Arial" w:hAnsi="Arial" w:cs="Arial"/>
              <w:rPrChange w:id="344" w:author="JOEL ALEJANDRO PARRA MARANON" w:date="2025-12-07T21:04:00Z" w16du:dateUtc="2025-12-08T02:04:00Z">
                <w:rPr/>
              </w:rPrChange>
            </w:rPr>
            <w:fldChar w:fldCharType="end"/>
          </w:r>
        </w:p>
      </w:sdtContent>
    </w:sdt>
    <w:p w14:paraId="75D8C143" w14:textId="332BB75B" w:rsidR="00006DF3" w:rsidRPr="00065FC0" w:rsidRDefault="00006DF3">
      <w:pPr>
        <w:rPr>
          <w:rFonts w:ascii="Arial" w:hAnsi="Arial" w:cs="Arial"/>
          <w:rPrChange w:id="345" w:author="JOEL ALEJANDRO PARRA MARANON" w:date="2025-12-07T21:04:00Z" w16du:dateUtc="2025-12-08T02:04:00Z">
            <w:rPr/>
          </w:rPrChange>
        </w:rPr>
      </w:pPr>
    </w:p>
    <w:p w14:paraId="0FF4C3BF" w14:textId="35688FC3" w:rsidR="004C17DD" w:rsidRPr="00065FC0" w:rsidRDefault="004C17DD" w:rsidP="001F2007">
      <w:pPr>
        <w:spacing w:line="360" w:lineRule="auto"/>
        <w:ind w:left="709"/>
        <w:rPr>
          <w:rFonts w:ascii="Arial" w:hAnsi="Arial" w:cs="Arial"/>
        </w:rPr>
      </w:pPr>
      <w:r w:rsidRPr="00065FC0">
        <w:rPr>
          <w:rFonts w:ascii="Arial" w:hAnsi="Arial" w:cs="Arial"/>
        </w:rPr>
        <w:br w:type="page"/>
      </w:r>
    </w:p>
    <w:p w14:paraId="3C064057" w14:textId="63A36267" w:rsidR="004C17DD" w:rsidRPr="00065FC0" w:rsidRDefault="009D364E" w:rsidP="00D9704B">
      <w:pPr>
        <w:pStyle w:val="Titulos"/>
        <w:spacing w:line="360" w:lineRule="auto"/>
      </w:pPr>
      <w:bookmarkStart w:id="346" w:name="_Toc85388324"/>
      <w:bookmarkStart w:id="347" w:name="_Toc216033938"/>
      <w:r w:rsidRPr="00065FC0">
        <w:lastRenderedPageBreak/>
        <w:t>R</w:t>
      </w:r>
      <w:r w:rsidR="004C17DD" w:rsidRPr="00065FC0">
        <w:t>ESUMEN</w:t>
      </w:r>
      <w:bookmarkEnd w:id="346"/>
      <w:bookmarkEnd w:id="347"/>
    </w:p>
    <w:p w14:paraId="56DF2E28" w14:textId="77777777" w:rsidR="00DB29BB" w:rsidRPr="00065FC0" w:rsidRDefault="00DB29BB" w:rsidP="00D9704B">
      <w:pPr>
        <w:spacing w:line="360" w:lineRule="auto"/>
        <w:rPr>
          <w:rFonts w:ascii="Arial" w:hAnsi="Arial" w:cs="Arial"/>
        </w:rPr>
      </w:pPr>
    </w:p>
    <w:p w14:paraId="4AFAAB98" w14:textId="77777777" w:rsidR="004C17DD" w:rsidRPr="00065FC0" w:rsidRDefault="004C17DD" w:rsidP="00D9704B">
      <w:pPr>
        <w:pStyle w:val="Texto"/>
      </w:pPr>
      <w:r w:rsidRPr="00065FC0">
        <w:t>(Máximo 250 palabras)</w:t>
      </w:r>
    </w:p>
    <w:p w14:paraId="0D95B1C0" w14:textId="77777777" w:rsidR="004C17DD" w:rsidRPr="00065FC0" w:rsidRDefault="004C17DD" w:rsidP="00D9704B">
      <w:pPr>
        <w:spacing w:line="360" w:lineRule="auto"/>
        <w:rPr>
          <w:rFonts w:ascii="Arial" w:hAnsi="Arial" w:cs="Arial"/>
        </w:rPr>
      </w:pPr>
    </w:p>
    <w:p w14:paraId="42D0C9D3" w14:textId="77777777" w:rsidR="004C17DD" w:rsidRPr="00065FC0" w:rsidRDefault="004C17DD" w:rsidP="00D9704B">
      <w:pPr>
        <w:pStyle w:val="Texto"/>
      </w:pPr>
      <w:r w:rsidRPr="00065FC0">
        <w:rPr>
          <w:b/>
        </w:rPr>
        <w:t>PALABRAS CLAVE:</w:t>
      </w:r>
      <w:r w:rsidR="00DB29BB" w:rsidRPr="00065FC0">
        <w:rPr>
          <w:b/>
        </w:rPr>
        <w:t xml:space="preserve"> </w:t>
      </w:r>
      <w:r w:rsidR="00DB29BB" w:rsidRPr="00065FC0">
        <w:t>palabra1, palabra2, …, palabra6</w:t>
      </w:r>
      <w:r w:rsidR="00EC7C1E" w:rsidRPr="00065FC0">
        <w:t>.</w:t>
      </w:r>
    </w:p>
    <w:p w14:paraId="5EDB6A88" w14:textId="77777777" w:rsidR="004C17DD" w:rsidRPr="00065FC0" w:rsidRDefault="004C17DD" w:rsidP="00D9704B">
      <w:pPr>
        <w:spacing w:line="360" w:lineRule="auto"/>
        <w:rPr>
          <w:rFonts w:ascii="Arial" w:hAnsi="Arial" w:cs="Arial"/>
        </w:rPr>
      </w:pPr>
      <w:r w:rsidRPr="00065FC0">
        <w:rPr>
          <w:rFonts w:ascii="Arial" w:hAnsi="Arial" w:cs="Arial"/>
        </w:rPr>
        <w:br w:type="page"/>
      </w:r>
    </w:p>
    <w:p w14:paraId="2292DD2B" w14:textId="3872ED70" w:rsidR="004C17DD" w:rsidRPr="00065FC0" w:rsidRDefault="004C17DD" w:rsidP="00D9704B">
      <w:pPr>
        <w:pStyle w:val="Titulos"/>
        <w:spacing w:line="360" w:lineRule="auto"/>
        <w:rPr>
          <w:lang w:val="en-US"/>
        </w:rPr>
      </w:pPr>
      <w:bookmarkStart w:id="348" w:name="_Toc85388325"/>
      <w:bookmarkStart w:id="349" w:name="_Toc216033939"/>
      <w:r w:rsidRPr="00065FC0">
        <w:rPr>
          <w:lang w:val="en-US"/>
        </w:rPr>
        <w:lastRenderedPageBreak/>
        <w:t>ABSTRACT</w:t>
      </w:r>
      <w:bookmarkEnd w:id="348"/>
      <w:bookmarkEnd w:id="349"/>
    </w:p>
    <w:p w14:paraId="773B7476" w14:textId="77777777" w:rsidR="004C17DD" w:rsidRPr="00065FC0" w:rsidRDefault="004C17DD" w:rsidP="00D9704B">
      <w:pPr>
        <w:spacing w:line="360" w:lineRule="auto"/>
        <w:rPr>
          <w:rFonts w:ascii="Arial" w:hAnsi="Arial" w:cs="Arial"/>
          <w:lang w:val="en-US"/>
        </w:rPr>
      </w:pPr>
    </w:p>
    <w:p w14:paraId="3EEFDBC3" w14:textId="77777777" w:rsidR="00DB29BB" w:rsidRPr="00065FC0" w:rsidRDefault="00DB29BB" w:rsidP="00D9704B">
      <w:pPr>
        <w:pStyle w:val="Texto"/>
        <w:rPr>
          <w:lang w:val="en-US"/>
        </w:rPr>
      </w:pPr>
      <w:r w:rsidRPr="00065FC0">
        <w:rPr>
          <w:lang w:val="en-US"/>
        </w:rPr>
        <w:t>(</w:t>
      </w:r>
      <w:r w:rsidR="001433F6" w:rsidRPr="00065FC0">
        <w:rPr>
          <w:lang w:val="en-US"/>
        </w:rPr>
        <w:t>Máximo</w:t>
      </w:r>
      <w:r w:rsidRPr="00065FC0">
        <w:rPr>
          <w:lang w:val="en-US"/>
        </w:rPr>
        <w:t xml:space="preserve"> 250 palabras)</w:t>
      </w:r>
    </w:p>
    <w:p w14:paraId="12CE9C4A" w14:textId="77777777" w:rsidR="000F268D" w:rsidRPr="00065FC0" w:rsidRDefault="000F268D" w:rsidP="00D9704B">
      <w:pPr>
        <w:pStyle w:val="Texto"/>
        <w:rPr>
          <w:lang w:val="en-US"/>
        </w:rPr>
      </w:pPr>
    </w:p>
    <w:p w14:paraId="1B4E6B32" w14:textId="77777777" w:rsidR="004C17DD" w:rsidRPr="00065FC0" w:rsidRDefault="004C17DD" w:rsidP="00D9704B">
      <w:pPr>
        <w:pStyle w:val="Texto"/>
        <w:rPr>
          <w:b/>
          <w:lang w:val="en-US"/>
        </w:rPr>
      </w:pPr>
      <w:r w:rsidRPr="00065FC0">
        <w:rPr>
          <w:b/>
          <w:lang w:val="en-US"/>
        </w:rPr>
        <w:t>KEYWORDS:</w:t>
      </w:r>
      <w:r w:rsidR="00DB29BB" w:rsidRPr="00065FC0">
        <w:rPr>
          <w:b/>
          <w:lang w:val="en-US"/>
        </w:rPr>
        <w:t xml:space="preserve"> </w:t>
      </w:r>
      <w:r w:rsidR="00DB29BB" w:rsidRPr="00065FC0">
        <w:rPr>
          <w:lang w:val="en-US"/>
        </w:rPr>
        <w:t>word1, word2, …, word6</w:t>
      </w:r>
      <w:r w:rsidR="001433F6" w:rsidRPr="00065FC0">
        <w:rPr>
          <w:lang w:val="en-US"/>
        </w:rPr>
        <w:t>.</w:t>
      </w:r>
    </w:p>
    <w:p w14:paraId="2A732C5D" w14:textId="77777777" w:rsidR="00577C49" w:rsidRPr="00065FC0" w:rsidRDefault="00577C49" w:rsidP="00D9704B">
      <w:pPr>
        <w:spacing w:line="360" w:lineRule="auto"/>
        <w:rPr>
          <w:rFonts w:ascii="Arial" w:hAnsi="Arial" w:cs="Arial"/>
          <w:lang w:val="en-US"/>
        </w:rPr>
        <w:sectPr w:rsidR="00577C49" w:rsidRPr="00065FC0" w:rsidSect="00577C49">
          <w:footerReference w:type="default" r:id="rId17"/>
          <w:pgSz w:w="11906" w:h="16838" w:code="9"/>
          <w:pgMar w:top="1701" w:right="1418" w:bottom="1418" w:left="1701" w:header="709" w:footer="709" w:gutter="0"/>
          <w:pgNumType w:fmt="upperRoman" w:start="1"/>
          <w:cols w:space="708"/>
          <w:docGrid w:linePitch="360"/>
        </w:sectPr>
      </w:pPr>
    </w:p>
    <w:p w14:paraId="1F79C567" w14:textId="374AC909" w:rsidR="004C17DD" w:rsidRPr="00065FC0" w:rsidRDefault="00746EF2" w:rsidP="704CA1D3">
      <w:pPr>
        <w:pStyle w:val="Ttulo1"/>
        <w:numPr>
          <w:ilvl w:val="0"/>
          <w:numId w:val="0"/>
        </w:numPr>
        <w:rPr>
          <w:rFonts w:cs="Arial"/>
        </w:rPr>
      </w:pPr>
      <w:bookmarkStart w:id="350" w:name="_Toc216033940"/>
      <w:r w:rsidRPr="00065FC0">
        <w:rPr>
          <w:rFonts w:cs="Arial"/>
        </w:rPr>
        <w:lastRenderedPageBreak/>
        <w:t>DESCRIPCIÓN DEL COMPONENTE DESARROLLADO</w:t>
      </w:r>
      <w:bookmarkEnd w:id="350"/>
    </w:p>
    <w:p w14:paraId="5104EF5C" w14:textId="5996B0A0" w:rsidR="7E7AD2EA" w:rsidRPr="00065FC0" w:rsidRDefault="7E7AD2EA" w:rsidP="134AD436">
      <w:pPr>
        <w:pStyle w:val="Texto"/>
        <w:rPr>
          <w:rFonts w:eastAsia="Calibri"/>
        </w:rPr>
      </w:pPr>
      <w:r w:rsidRPr="00065FC0">
        <w:rPr>
          <w:rFonts w:eastAsia="Calibri"/>
        </w:rPr>
        <w:t>L</w:t>
      </w:r>
      <w:r w:rsidR="36BEEEAC" w:rsidRPr="00065FC0">
        <w:rPr>
          <w:rFonts w:eastAsia="Calibri"/>
        </w:rPr>
        <w:t>a aplicación móvil constituye un componente esencial dentro del sistema integral de gestión que se plantea para la Unidad Educativa Intercultural Bilingüe “Tránsito Amaguaña”. Su desarrollo responde a la necesidad de ofrecer a la comunidad educativa un medio moderno, accesible y eficiente para consultar información académica y mantenerse al tanto de los comunicados institucionales en tiempo real. En un contexto donde muchas instituciones educativas comunitarias carecen de plataformas digitales estables y dependen de la gestión manual de terceros, la implementación de este componente busca fortalecer la comunicación, optimizar procesos y garantizar mayor visibilidad institucional.</w:t>
      </w:r>
    </w:p>
    <w:p w14:paraId="5E3574D9" w14:textId="10DD73E0" w:rsidR="36BEEEAC" w:rsidRPr="00065FC0" w:rsidRDefault="36BEEEAC" w:rsidP="134AD436">
      <w:pPr>
        <w:pStyle w:val="Texto"/>
      </w:pPr>
      <w:r w:rsidRPr="00065FC0">
        <w:rPr>
          <w:rFonts w:eastAsia="Calibri"/>
        </w:rPr>
        <w:t>El alcance de la aplicación está orientado principalmente a tres tipos de usuarios: administradores, docentes y estudiantes, aunque también contempla al público en general que requiere consultar información básica de la institución. Para cada rol se establecen funcionalidades diferenciadas. Los administradores cuentan con acceso para la gestión académica y administrativa, los docentes disponen de herramientas para el control de estudiantes y la actualización de datos académicos, mientras que los estudiantes y público general tienen acceso a la consulta de calificaciones, cursos, actividades y comunicados oficiales.</w:t>
      </w:r>
    </w:p>
    <w:p w14:paraId="5C8FDDB9" w14:textId="69FC1BD9" w:rsidR="36BEEEAC" w:rsidRPr="00065FC0" w:rsidRDefault="36BEEEAC" w:rsidP="134AD436">
      <w:pPr>
        <w:pStyle w:val="Texto"/>
      </w:pPr>
      <w:r w:rsidRPr="00065FC0">
        <w:rPr>
          <w:rFonts w:eastAsia="Calibri"/>
        </w:rPr>
        <w:t>La aplicación incluye módulos clave como autenticación de usuarios, consulta académica y notificaciones. El módulo de autenticación permite validar el acceso según credenciales y rol asignado, garantizando seguridad en el uso de la información. El módulo de consulta académica está orientado a mostrar datos relevantes para estudiantes y docentes, tales como calificaciones, materias inscritas y actividades programadas.</w:t>
      </w:r>
    </w:p>
    <w:p w14:paraId="57C9EFD6" w14:textId="1D036601" w:rsidR="36BEEEAC" w:rsidRPr="00065FC0" w:rsidRDefault="36BEEEAC" w:rsidP="134AD436">
      <w:pPr>
        <w:pStyle w:val="Texto"/>
      </w:pPr>
      <w:r w:rsidRPr="00065FC0">
        <w:rPr>
          <w:rFonts w:eastAsia="Calibri"/>
        </w:rPr>
        <w:t xml:space="preserve">Para garantizar una experiencia de usuario óptima, la aplicación móvil se desarrolla utilizando el </w:t>
      </w:r>
      <w:proofErr w:type="spellStart"/>
      <w:r w:rsidRPr="00065FC0">
        <w:rPr>
          <w:rFonts w:eastAsia="Calibri"/>
        </w:rPr>
        <w:t>framework</w:t>
      </w:r>
      <w:proofErr w:type="spellEnd"/>
      <w:r w:rsidRPr="00065FC0">
        <w:rPr>
          <w:rFonts w:eastAsia="Calibri"/>
        </w:rPr>
        <w:t xml:space="preserve"> </w:t>
      </w:r>
      <w:proofErr w:type="spellStart"/>
      <w:r w:rsidRPr="00065FC0">
        <w:rPr>
          <w:rFonts w:eastAsia="Calibri"/>
        </w:rPr>
        <w:t>Ionic</w:t>
      </w:r>
      <w:proofErr w:type="spellEnd"/>
      <w:r w:rsidRPr="00065FC0">
        <w:rPr>
          <w:rFonts w:eastAsia="Calibri"/>
        </w:rPr>
        <w:t xml:space="preserve">, una tecnología que permite la construcción de aplicaciones multiplataforma a partir de un solo código base. Esta decisión responde a la necesidad de ofrecer una herramienta adaptable a dispositivos Android. </w:t>
      </w:r>
      <w:proofErr w:type="spellStart"/>
      <w:r w:rsidRPr="00065FC0">
        <w:rPr>
          <w:rFonts w:eastAsia="Calibri"/>
        </w:rPr>
        <w:t>Ionic</w:t>
      </w:r>
      <w:proofErr w:type="spellEnd"/>
      <w:r w:rsidRPr="00065FC0">
        <w:rPr>
          <w:rFonts w:eastAsia="Calibri"/>
        </w:rPr>
        <w:t>, al estar basado en tecnologías web modernas como HTML, CSS y JavaScript, permite un desarrollo ágil y flexible, además de facilitar la integración con otros componentes del sistema.</w:t>
      </w:r>
    </w:p>
    <w:p w14:paraId="7B756367" w14:textId="68798E11" w:rsidR="36BEEEAC" w:rsidRPr="00065FC0" w:rsidRDefault="36BEEEAC" w:rsidP="134AD436">
      <w:pPr>
        <w:pStyle w:val="Texto"/>
      </w:pPr>
      <w:r w:rsidRPr="00065FC0">
        <w:rPr>
          <w:rFonts w:eastAsia="Calibri"/>
        </w:rPr>
        <w:t xml:space="preserve">Uno de los aspectos más relevantes de este componente es su integración con la API </w:t>
      </w:r>
      <w:proofErr w:type="spellStart"/>
      <w:r w:rsidRPr="00065FC0">
        <w:rPr>
          <w:rFonts w:eastAsia="Calibri"/>
        </w:rPr>
        <w:t>RESTful</w:t>
      </w:r>
      <w:proofErr w:type="spellEnd"/>
      <w:r w:rsidRPr="00065FC0">
        <w:rPr>
          <w:rFonts w:eastAsia="Calibri"/>
        </w:rPr>
        <w:t xml:space="preserve"> que sirve como puente entre la aplicación móvil y la plataforma web. Esta integración garantiza que los datos se mantengan sincronizados y coherentes en tiempo real, evitando duplicidad de información. De esta forma, cualquier actualización realizada </w:t>
      </w:r>
      <w:r w:rsidRPr="00065FC0">
        <w:rPr>
          <w:rFonts w:eastAsia="Calibri"/>
        </w:rPr>
        <w:lastRenderedPageBreak/>
        <w:t>en la plataforma web se refleja automáticamente en la aplicación móvil, y viceversa, lo que refuerza la fiabilidad del sistema.</w:t>
      </w:r>
    </w:p>
    <w:p w14:paraId="13A06ADF" w14:textId="3CB76AF5" w:rsidR="36BEEEAC" w:rsidRPr="00065FC0" w:rsidRDefault="36BEEEAC" w:rsidP="134AD436">
      <w:pPr>
        <w:pStyle w:val="Texto"/>
      </w:pPr>
      <w:r w:rsidRPr="00065FC0">
        <w:rPr>
          <w:rFonts w:eastAsia="Calibri"/>
        </w:rPr>
        <w:t>El desarrollo de la aplicación móvil se lleva a cabo bajo la metodología ágil SCRUM, lo que permite trabajar en ciclos cortos de entrega y mantener una constante retroalimentación por parte de los usuarios finales. Este enfoque iterativo asegura que el producto pueda ajustarse a las necesidades reales de la institución durante su construcción, evitando desviaciones significativas respecto a los objetivos planteados. Además, el uso de SCRUM fomenta la mejora continua y la colaboración entre el equipo de desarrollo y la comunidad educativa.</w:t>
      </w:r>
    </w:p>
    <w:p w14:paraId="59728C84" w14:textId="653754F7" w:rsidR="36BEEEAC" w:rsidRPr="00065FC0" w:rsidRDefault="36BEEEAC" w:rsidP="134AD436">
      <w:pPr>
        <w:pStyle w:val="Texto"/>
      </w:pPr>
      <w:r w:rsidRPr="00065FC0">
        <w:rPr>
          <w:rFonts w:eastAsia="Calibri"/>
        </w:rPr>
        <w:t>En conclusión, la aplicación móvil no solo complementa el sistema de gestión institucional, sino que también contribuye a superar las limitaciones de comunicación y acceso a la información que enfrentan las escuelas comunitarias con recursos reducidos. Su implementación ofrece una solución práctica, escalable y sostenible, orientada a mejorar la gestión académica, fortalecer el vínculo entre la institución y sus estudiantes, y garantizar un impacto positivo en el desarrollo social y educativo de la comunidad a la que sirve la Unidad Educativa Intercultural Bilingüe “Tránsito Amaguaña”.</w:t>
      </w:r>
    </w:p>
    <w:p w14:paraId="3B57B977" w14:textId="545B3E4D" w:rsidR="134AD436" w:rsidRPr="00065FC0" w:rsidRDefault="134AD436" w:rsidP="134AD436">
      <w:pPr>
        <w:pStyle w:val="Texto"/>
        <w:rPr>
          <w:rFonts w:eastAsia="Calibri"/>
        </w:rPr>
      </w:pPr>
    </w:p>
    <w:p w14:paraId="415F8037" w14:textId="34452CE8" w:rsidR="003C0B3C" w:rsidRPr="00065FC0" w:rsidRDefault="003C0B3C" w:rsidP="704CA1D3">
      <w:pPr>
        <w:pStyle w:val="Ttulo2"/>
        <w:numPr>
          <w:ilvl w:val="0"/>
          <w:numId w:val="0"/>
        </w:numPr>
      </w:pPr>
      <w:bookmarkStart w:id="351" w:name="_Toc85388327"/>
      <w:bookmarkStart w:id="352" w:name="_Toc216033941"/>
      <w:r w:rsidRPr="00065FC0">
        <w:t xml:space="preserve">Objetivo </w:t>
      </w:r>
      <w:r w:rsidR="00BA513A" w:rsidRPr="00065FC0">
        <w:t>g</w:t>
      </w:r>
      <w:r w:rsidRPr="00065FC0">
        <w:t>eneral</w:t>
      </w:r>
      <w:bookmarkEnd w:id="351"/>
      <w:bookmarkEnd w:id="352"/>
    </w:p>
    <w:p w14:paraId="269C2446" w14:textId="6C26B3F5" w:rsidR="6498C852" w:rsidRPr="00065FC0" w:rsidRDefault="6498C852" w:rsidP="704CA1D3">
      <w:pPr>
        <w:pStyle w:val="Texto"/>
        <w:rPr>
          <w:rFonts w:eastAsia="Calibri"/>
        </w:rPr>
      </w:pPr>
      <w:r w:rsidRPr="00065FC0">
        <w:rPr>
          <w:rFonts w:eastAsia="Calibri"/>
        </w:rPr>
        <w:t>Desarrollar la aplicación móvil para el registro estudiantil de la Unidad Educativa Intercultural Bilingüe “TRANSITO AMAGUAÑA”.</w:t>
      </w:r>
    </w:p>
    <w:p w14:paraId="6A2B1468" w14:textId="77777777" w:rsidR="003C0B3C" w:rsidRPr="00065FC0" w:rsidRDefault="003C0B3C" w:rsidP="003C0B3C">
      <w:pPr>
        <w:pStyle w:val="Texto"/>
      </w:pPr>
    </w:p>
    <w:p w14:paraId="11BABCC4" w14:textId="51F4CF4B" w:rsidR="003C0B3C" w:rsidRPr="00065FC0" w:rsidRDefault="003C0B3C" w:rsidP="704CA1D3">
      <w:pPr>
        <w:pStyle w:val="Ttulo2"/>
        <w:numPr>
          <w:ilvl w:val="0"/>
          <w:numId w:val="0"/>
        </w:numPr>
      </w:pPr>
      <w:bookmarkStart w:id="353" w:name="_Toc85388328"/>
      <w:bookmarkStart w:id="354" w:name="_Toc216033942"/>
      <w:r w:rsidRPr="00065FC0">
        <w:t xml:space="preserve">Objetivos </w:t>
      </w:r>
      <w:r w:rsidR="00BA513A" w:rsidRPr="00065FC0">
        <w:t>e</w:t>
      </w:r>
      <w:r w:rsidRPr="00065FC0">
        <w:t>specíficos</w:t>
      </w:r>
      <w:bookmarkEnd w:id="353"/>
      <w:bookmarkEnd w:id="354"/>
    </w:p>
    <w:p w14:paraId="34DA04DC" w14:textId="24B7B36D" w:rsidR="00EF6C8E" w:rsidRPr="00065FC0" w:rsidRDefault="77A0CE46" w:rsidP="134AD436">
      <w:pPr>
        <w:pStyle w:val="Texto"/>
        <w:numPr>
          <w:ilvl w:val="0"/>
          <w:numId w:val="8"/>
        </w:numPr>
      </w:pPr>
      <w:r w:rsidRPr="00065FC0">
        <w:t>Analizar la situación actual de la gestión académica y comunicacional de la Unidad Educativa Intercultural Bilingüe “Tránsito Amaguaña”, con el propósito de identificar las necesidades y requerimientos funcionales que orientan el desarrollo de la aplicación móvil.</w:t>
      </w:r>
    </w:p>
    <w:p w14:paraId="5ED9E69D" w14:textId="32B99A9D" w:rsidR="00EF6C8E" w:rsidRPr="00065FC0" w:rsidRDefault="77A0CE46" w:rsidP="134AD436">
      <w:pPr>
        <w:pStyle w:val="Texto"/>
        <w:numPr>
          <w:ilvl w:val="0"/>
          <w:numId w:val="8"/>
        </w:numPr>
      </w:pPr>
      <w:r w:rsidRPr="00065FC0">
        <w:t>Diseñar la arquitectura y la interfaz de usuario de la aplicación móvil, considerando los requerimientos funcionales de la institución y los distintos roles de acceso (administrador, docente y estudiante), con el fin de garantizar una experiencia intuitiva y accesible.</w:t>
      </w:r>
    </w:p>
    <w:p w14:paraId="1F68231F" w14:textId="5620B58C" w:rsidR="00EF6C8E" w:rsidRPr="00065FC0" w:rsidRDefault="77A0CE46" w:rsidP="134AD436">
      <w:pPr>
        <w:pStyle w:val="Texto"/>
        <w:numPr>
          <w:ilvl w:val="0"/>
          <w:numId w:val="8"/>
        </w:numPr>
      </w:pPr>
      <w:r w:rsidRPr="00065FC0">
        <w:lastRenderedPageBreak/>
        <w:t xml:space="preserve">Implementar los módulos principales de la aplicación móvil (autenticación de usuarios, registro y consulta académica, y notificaciones institucionales) utilizando el </w:t>
      </w:r>
      <w:proofErr w:type="spellStart"/>
      <w:r w:rsidRPr="00065FC0">
        <w:t>framework</w:t>
      </w:r>
      <w:proofErr w:type="spellEnd"/>
      <w:r w:rsidRPr="00065FC0">
        <w:t xml:space="preserve"> </w:t>
      </w:r>
      <w:proofErr w:type="spellStart"/>
      <w:r w:rsidRPr="00065FC0">
        <w:t>Ionic</w:t>
      </w:r>
      <w:proofErr w:type="spellEnd"/>
      <w:r w:rsidRPr="00065FC0">
        <w:t xml:space="preserve">, asegurando la integración con la API </w:t>
      </w:r>
      <w:proofErr w:type="spellStart"/>
      <w:r w:rsidRPr="00065FC0">
        <w:t>RESTful</w:t>
      </w:r>
      <w:proofErr w:type="spellEnd"/>
      <w:r w:rsidRPr="00065FC0">
        <w:t xml:space="preserve"> del sistema web.</w:t>
      </w:r>
    </w:p>
    <w:p w14:paraId="659469F9" w14:textId="2300C320" w:rsidR="0027037B" w:rsidRPr="00065FC0" w:rsidRDefault="0027037B" w:rsidP="134AD436">
      <w:pPr>
        <w:pStyle w:val="Texto"/>
        <w:numPr>
          <w:ilvl w:val="0"/>
          <w:numId w:val="8"/>
        </w:numPr>
      </w:pPr>
      <w:r w:rsidRPr="00065FC0">
        <w:t>Realizar pruebas de compatibilidad, aceptación, rendimiento e integración en la aplicación móvil, con el fin de evaluar su funcionamiento general, verificar la coherencia de los datos con la plataforma web institucional y garantizar la satisfacción de los usuarios finales.</w:t>
      </w:r>
    </w:p>
    <w:p w14:paraId="54324AC6" w14:textId="00702FFE" w:rsidR="00EF6C8E" w:rsidRPr="00065FC0" w:rsidRDefault="77A0CE46" w:rsidP="134AD436">
      <w:pPr>
        <w:pStyle w:val="Texto"/>
        <w:numPr>
          <w:ilvl w:val="0"/>
          <w:numId w:val="8"/>
        </w:numPr>
      </w:pPr>
      <w:r w:rsidRPr="00065FC0">
        <w:t>Publicar la aplicación móvil en una tienda digital, con el fin de ponerla a disposición de la comunidad educativa y facilitar su acceso en dispositivos Android.</w:t>
      </w:r>
    </w:p>
    <w:p w14:paraId="572603A8" w14:textId="36FDDE9A" w:rsidR="00EF6C8E" w:rsidRPr="00065FC0" w:rsidRDefault="00EF6C8E" w:rsidP="00EF6C8E">
      <w:pPr>
        <w:pStyle w:val="Texto"/>
      </w:pPr>
    </w:p>
    <w:p w14:paraId="011A3502" w14:textId="77777777" w:rsidR="00EF6C8E" w:rsidRPr="00065FC0" w:rsidRDefault="00EF6C8E" w:rsidP="00EF6C8E">
      <w:pPr>
        <w:pStyle w:val="Texto"/>
      </w:pPr>
    </w:p>
    <w:p w14:paraId="58EAE5CA" w14:textId="7557141A" w:rsidR="003C0B3C" w:rsidRPr="00065FC0" w:rsidRDefault="003C0B3C" w:rsidP="003C0B3C">
      <w:pPr>
        <w:pStyle w:val="Texto"/>
      </w:pPr>
    </w:p>
    <w:p w14:paraId="467E559E" w14:textId="13C1F2AF" w:rsidR="003C0B3C" w:rsidRPr="00065FC0" w:rsidRDefault="003C0B3C" w:rsidP="704CA1D3">
      <w:pPr>
        <w:pStyle w:val="Ttulo2"/>
        <w:numPr>
          <w:ilvl w:val="0"/>
          <w:numId w:val="0"/>
        </w:numPr>
      </w:pPr>
      <w:bookmarkStart w:id="355" w:name="_Toc85388329"/>
      <w:bookmarkStart w:id="356" w:name="_Toc216033943"/>
      <w:r w:rsidRPr="00065FC0">
        <w:t>Alcanc</w:t>
      </w:r>
      <w:ins w:id="357" w:author="JOEL ALEJANDRO PARRA MARANON" w:date="2025-12-07T21:05:00Z" w16du:dateUtc="2025-12-08T02:05:00Z">
        <w:r w:rsidR="00065FC0">
          <w:t>e</w:t>
        </w:r>
      </w:ins>
      <w:bookmarkEnd w:id="356"/>
      <w:del w:id="358" w:author="JOEL ALEJANDRO PARRA MARANON" w:date="2025-12-07T21:05:00Z" w16du:dateUtc="2025-12-08T02:05:00Z">
        <w:r w:rsidRPr="00065FC0" w:rsidDel="00065FC0">
          <w:delText>e</w:delText>
        </w:r>
      </w:del>
      <w:bookmarkEnd w:id="355"/>
    </w:p>
    <w:p w14:paraId="28A87E20" w14:textId="38313D90" w:rsidR="4BDCE1B7" w:rsidRPr="00065FC0" w:rsidRDefault="4BDCE1B7" w:rsidP="134AD436">
      <w:pPr>
        <w:pStyle w:val="Texto"/>
        <w:rPr>
          <w:rFonts w:eastAsia="Calibri"/>
        </w:rPr>
      </w:pPr>
      <w:r w:rsidRPr="00065FC0">
        <w:rPr>
          <w:rFonts w:eastAsia="Calibri"/>
        </w:rPr>
        <w:t>El presente componente se enfoca en el desarrollo de una aplicación móvil que facilita el acceso a la información académica y a los comunicados institucionales de la Unidad Educativa Intercultural Bilingüe “Tránsito Amaguaña”.</w:t>
      </w:r>
      <w:r w:rsidRPr="00065FC0">
        <w:br/>
      </w:r>
      <w:r w:rsidRPr="00065FC0">
        <w:rPr>
          <w:rFonts w:eastAsia="Calibri"/>
        </w:rPr>
        <w:t xml:space="preserve"> La aplicación está dirigida a tres tipos de usuarios principales: administradores, docentes y estudiantes/padres de familia, cada uno con funcionalidades específicas de acuerdo con su rol dentro del sistema.</w:t>
      </w:r>
    </w:p>
    <w:p w14:paraId="18452101" w14:textId="2250ED37" w:rsidR="4BDCE1B7" w:rsidRPr="00065FC0" w:rsidRDefault="4BDCE1B7" w:rsidP="134AD436">
      <w:pPr>
        <w:pStyle w:val="Texto"/>
      </w:pPr>
      <w:r w:rsidRPr="00065FC0">
        <w:rPr>
          <w:rFonts w:eastAsia="Calibri"/>
        </w:rPr>
        <w:t>Lo que la aplicación sí hace:</w:t>
      </w:r>
    </w:p>
    <w:p w14:paraId="2213F3E8" w14:textId="6E94C0A8" w:rsidR="4BDCE1B7" w:rsidRPr="00065FC0" w:rsidRDefault="4BDCE1B7" w:rsidP="134AD436">
      <w:pPr>
        <w:pStyle w:val="Texto"/>
        <w:numPr>
          <w:ilvl w:val="0"/>
          <w:numId w:val="7"/>
        </w:numPr>
      </w:pPr>
      <w:r w:rsidRPr="00065FC0">
        <w:rPr>
          <w:rFonts w:eastAsia="Calibri"/>
        </w:rPr>
        <w:t>Permite el acceso autenticado de los usuarios registrados según su rol asignado.</w:t>
      </w:r>
    </w:p>
    <w:p w14:paraId="019B8897" w14:textId="7F53A7EE" w:rsidR="4BDCE1B7" w:rsidRPr="00065FC0" w:rsidRDefault="4BDCE1B7" w:rsidP="134AD436">
      <w:pPr>
        <w:pStyle w:val="Texto"/>
        <w:numPr>
          <w:ilvl w:val="0"/>
          <w:numId w:val="7"/>
        </w:numPr>
      </w:pPr>
      <w:r w:rsidRPr="00065FC0">
        <w:rPr>
          <w:rFonts w:eastAsia="Calibri"/>
        </w:rPr>
        <w:t>Muestra información académica actualizada, como calificaciones, materias, actividades y observaciones.</w:t>
      </w:r>
    </w:p>
    <w:p w14:paraId="785A66CF" w14:textId="0949DA0F" w:rsidR="4BDCE1B7" w:rsidRPr="00065FC0" w:rsidRDefault="4BDCE1B7" w:rsidP="134AD436">
      <w:pPr>
        <w:pStyle w:val="Texto"/>
        <w:numPr>
          <w:ilvl w:val="0"/>
          <w:numId w:val="7"/>
        </w:numPr>
      </w:pPr>
      <w:r w:rsidRPr="00065FC0">
        <w:rPr>
          <w:rFonts w:eastAsia="Calibri"/>
        </w:rPr>
        <w:t xml:space="preserve">Sincroniza los datos con la plataforma web mediante una API </w:t>
      </w:r>
      <w:proofErr w:type="spellStart"/>
      <w:r w:rsidRPr="00065FC0">
        <w:rPr>
          <w:rFonts w:eastAsia="Calibri"/>
        </w:rPr>
        <w:t>RESTful</w:t>
      </w:r>
      <w:proofErr w:type="spellEnd"/>
      <w:r w:rsidRPr="00065FC0">
        <w:rPr>
          <w:rFonts w:eastAsia="Calibri"/>
        </w:rPr>
        <w:t>, manteniendo la coherencia y actualidad de la información.</w:t>
      </w:r>
    </w:p>
    <w:p w14:paraId="137CDA53" w14:textId="51682100" w:rsidR="4BDCE1B7" w:rsidRPr="00065FC0" w:rsidRDefault="4BDCE1B7" w:rsidP="134AD436">
      <w:pPr>
        <w:pStyle w:val="Texto"/>
        <w:numPr>
          <w:ilvl w:val="0"/>
          <w:numId w:val="7"/>
        </w:numPr>
      </w:pPr>
      <w:r w:rsidRPr="00065FC0">
        <w:rPr>
          <w:rFonts w:eastAsia="Calibri"/>
        </w:rPr>
        <w:t>Ofrece una interfaz amigable y adaptable a dispositivos Android, priorizando la accesibilidad y facilidad de uso.</w:t>
      </w:r>
    </w:p>
    <w:p w14:paraId="7D627252" w14:textId="0285DD47" w:rsidR="4BDCE1B7" w:rsidRPr="00065FC0" w:rsidRDefault="4BDCE1B7" w:rsidP="134AD436">
      <w:pPr>
        <w:pStyle w:val="Texto"/>
      </w:pPr>
      <w:r w:rsidRPr="00065FC0">
        <w:rPr>
          <w:rFonts w:eastAsia="Calibri"/>
        </w:rPr>
        <w:t>Lo que la aplicación no hace</w:t>
      </w:r>
      <w:r w:rsidR="7BDD4F79" w:rsidRPr="00065FC0">
        <w:rPr>
          <w:rFonts w:eastAsia="Calibri"/>
        </w:rPr>
        <w:t>:</w:t>
      </w:r>
    </w:p>
    <w:p w14:paraId="5744CE8A" w14:textId="00E7FB42" w:rsidR="4BDCE1B7" w:rsidRPr="00065FC0" w:rsidRDefault="4BDCE1B7" w:rsidP="134AD436">
      <w:pPr>
        <w:pStyle w:val="Texto"/>
        <w:numPr>
          <w:ilvl w:val="0"/>
          <w:numId w:val="6"/>
        </w:numPr>
      </w:pPr>
      <w:r w:rsidRPr="00065FC0">
        <w:rPr>
          <w:rFonts w:eastAsia="Calibri"/>
        </w:rPr>
        <w:t>No reemplaza el sistema web institucional, ya que se limita a ofrecer funciones de consulta y comunicación.</w:t>
      </w:r>
    </w:p>
    <w:p w14:paraId="0635FD7D" w14:textId="46F3837F" w:rsidR="4BDCE1B7" w:rsidRPr="00065FC0" w:rsidRDefault="4BDCE1B7" w:rsidP="134AD436">
      <w:pPr>
        <w:pStyle w:val="Texto"/>
        <w:numPr>
          <w:ilvl w:val="0"/>
          <w:numId w:val="6"/>
        </w:numPr>
      </w:pPr>
      <w:r w:rsidRPr="00065FC0">
        <w:rPr>
          <w:rFonts w:eastAsia="Calibri"/>
        </w:rPr>
        <w:lastRenderedPageBreak/>
        <w:t>No gestiona matrículas, pagos, reportes administrativos o inventarios.</w:t>
      </w:r>
    </w:p>
    <w:p w14:paraId="379FAA06" w14:textId="638E86DD" w:rsidR="4BDCE1B7" w:rsidRPr="00065FC0" w:rsidRDefault="4BDCE1B7" w:rsidP="134AD436">
      <w:pPr>
        <w:pStyle w:val="Texto"/>
        <w:numPr>
          <w:ilvl w:val="0"/>
          <w:numId w:val="6"/>
        </w:numPr>
      </w:pPr>
      <w:r w:rsidRPr="00065FC0">
        <w:rPr>
          <w:rFonts w:eastAsia="Calibri"/>
        </w:rPr>
        <w:t>No permite la edición directa de información académica por parte de estudiantes o padres.</w:t>
      </w:r>
    </w:p>
    <w:p w14:paraId="66FB9838" w14:textId="0718740F" w:rsidR="4BDCE1B7" w:rsidRPr="00065FC0" w:rsidRDefault="4BDCE1B7" w:rsidP="134AD436">
      <w:pPr>
        <w:pStyle w:val="Texto"/>
        <w:numPr>
          <w:ilvl w:val="0"/>
          <w:numId w:val="6"/>
        </w:numPr>
      </w:pPr>
      <w:r w:rsidRPr="00065FC0">
        <w:rPr>
          <w:rFonts w:eastAsia="Calibri"/>
        </w:rPr>
        <w:t>No almacena información de forma local permanente, sino que depende del sistema web central.</w:t>
      </w:r>
    </w:p>
    <w:p w14:paraId="36FDE1AA" w14:textId="2E914744" w:rsidR="4BDCE1B7" w:rsidRPr="00065FC0" w:rsidRDefault="4BDCE1B7" w:rsidP="134AD436">
      <w:pPr>
        <w:pStyle w:val="Texto"/>
        <w:numPr>
          <w:ilvl w:val="0"/>
          <w:numId w:val="6"/>
        </w:numPr>
      </w:pPr>
      <w:r w:rsidRPr="00065FC0">
        <w:rPr>
          <w:rFonts w:eastAsia="Calibri"/>
        </w:rPr>
        <w:t>No opera sin conexión a internet, debido a su dependencia de la API para la actualización de datos.</w:t>
      </w:r>
    </w:p>
    <w:p w14:paraId="7BD4155D" w14:textId="4456BDBE" w:rsidR="4BDCE1B7" w:rsidRPr="00065FC0" w:rsidRDefault="4BDCE1B7" w:rsidP="134AD436">
      <w:pPr>
        <w:pStyle w:val="Texto"/>
      </w:pPr>
      <w:r w:rsidRPr="00065FC0">
        <w:rPr>
          <w:rFonts w:eastAsia="Calibri"/>
        </w:rPr>
        <w:t>Funcionalidades por tipo de usuario</w:t>
      </w:r>
    </w:p>
    <w:p w14:paraId="1CA59116" w14:textId="5EC8A233" w:rsidR="4BDCE1B7" w:rsidRPr="00065FC0" w:rsidRDefault="4BDCE1B7" w:rsidP="134AD436">
      <w:pPr>
        <w:pStyle w:val="Texto"/>
      </w:pPr>
      <w:r w:rsidRPr="00065FC0">
        <w:rPr>
          <w:rFonts w:eastAsia="Calibri"/>
        </w:rPr>
        <w:t>Administrador:</w:t>
      </w:r>
    </w:p>
    <w:p w14:paraId="080429D2" w14:textId="405AA504" w:rsidR="4BDCE1B7" w:rsidRPr="00065FC0" w:rsidRDefault="4BDCE1B7" w:rsidP="134AD436">
      <w:pPr>
        <w:pStyle w:val="Texto"/>
        <w:numPr>
          <w:ilvl w:val="0"/>
          <w:numId w:val="5"/>
        </w:numPr>
      </w:pPr>
      <w:r w:rsidRPr="00065FC0">
        <w:rPr>
          <w:rFonts w:eastAsia="Calibri"/>
        </w:rPr>
        <w:t>Supervisa la coherencia de los datos y el correcto funcionamiento de la aplicación.</w:t>
      </w:r>
    </w:p>
    <w:p w14:paraId="7F4A8C84" w14:textId="677908DE" w:rsidR="4BDCE1B7" w:rsidRPr="00065FC0" w:rsidRDefault="4BDCE1B7" w:rsidP="134AD436">
      <w:pPr>
        <w:pStyle w:val="Texto"/>
        <w:numPr>
          <w:ilvl w:val="0"/>
          <w:numId w:val="5"/>
        </w:numPr>
      </w:pPr>
      <w:r w:rsidRPr="00065FC0">
        <w:rPr>
          <w:rFonts w:eastAsia="Calibri"/>
        </w:rPr>
        <w:t>Puede visualizar el desempeño general de docentes y estudiantes.</w:t>
      </w:r>
    </w:p>
    <w:p w14:paraId="5EA4932B" w14:textId="14C64539" w:rsidR="4BDCE1B7" w:rsidRPr="00065FC0" w:rsidRDefault="4BDCE1B7" w:rsidP="134AD436">
      <w:pPr>
        <w:pStyle w:val="Texto"/>
      </w:pPr>
      <w:r w:rsidRPr="00065FC0">
        <w:rPr>
          <w:rFonts w:eastAsia="Calibri"/>
        </w:rPr>
        <w:t>Docente:</w:t>
      </w:r>
    </w:p>
    <w:p w14:paraId="31A450DD" w14:textId="3441B772" w:rsidR="4BDCE1B7" w:rsidRPr="00065FC0" w:rsidRDefault="4BDCE1B7" w:rsidP="134AD436">
      <w:pPr>
        <w:pStyle w:val="Texto"/>
        <w:numPr>
          <w:ilvl w:val="0"/>
          <w:numId w:val="4"/>
        </w:numPr>
      </w:pPr>
      <w:r w:rsidRPr="00065FC0">
        <w:rPr>
          <w:rFonts w:eastAsia="Calibri"/>
        </w:rPr>
        <w:t>Consulta información de los cursos que tiene asignados.</w:t>
      </w:r>
    </w:p>
    <w:p w14:paraId="22707660" w14:textId="40D40B95" w:rsidR="4BDCE1B7" w:rsidRPr="00065FC0" w:rsidRDefault="4BDCE1B7" w:rsidP="134AD436">
      <w:pPr>
        <w:pStyle w:val="Texto"/>
        <w:numPr>
          <w:ilvl w:val="0"/>
          <w:numId w:val="4"/>
        </w:numPr>
      </w:pPr>
      <w:r w:rsidRPr="00065FC0">
        <w:rPr>
          <w:rFonts w:eastAsia="Calibri"/>
        </w:rPr>
        <w:t>Envía comunicados o recordatorios a sus estudiantes y padres de familia.</w:t>
      </w:r>
    </w:p>
    <w:p w14:paraId="60995C4D" w14:textId="3AB6A027" w:rsidR="4BDCE1B7" w:rsidRPr="00065FC0" w:rsidRDefault="4BDCE1B7" w:rsidP="134AD436">
      <w:pPr>
        <w:pStyle w:val="Texto"/>
      </w:pPr>
      <w:r w:rsidRPr="00065FC0">
        <w:rPr>
          <w:rFonts w:eastAsia="Calibri"/>
        </w:rPr>
        <w:t>Estudiante / Padre de familia:</w:t>
      </w:r>
    </w:p>
    <w:p w14:paraId="255459B5" w14:textId="7381AE6B" w:rsidR="4BDCE1B7" w:rsidRPr="00065FC0" w:rsidRDefault="4BDCE1B7" w:rsidP="134AD436">
      <w:pPr>
        <w:pStyle w:val="Texto"/>
        <w:numPr>
          <w:ilvl w:val="0"/>
          <w:numId w:val="3"/>
        </w:numPr>
      </w:pPr>
      <w:r w:rsidRPr="00065FC0">
        <w:rPr>
          <w:rFonts w:eastAsia="Calibri"/>
        </w:rPr>
        <w:t>Consulta calificaciones, actividades y observaciones académicas.</w:t>
      </w:r>
    </w:p>
    <w:p w14:paraId="795A4965" w14:textId="2028AC88" w:rsidR="4BDCE1B7" w:rsidRPr="00065FC0" w:rsidRDefault="4BDCE1B7" w:rsidP="134AD436">
      <w:pPr>
        <w:pStyle w:val="Texto"/>
        <w:numPr>
          <w:ilvl w:val="0"/>
          <w:numId w:val="3"/>
        </w:numPr>
      </w:pPr>
      <w:r w:rsidRPr="00065FC0">
        <w:rPr>
          <w:rFonts w:eastAsia="Calibri"/>
        </w:rPr>
        <w:t>Recibe comunicados y notificaciones oficiales de la institución.</w:t>
      </w:r>
    </w:p>
    <w:p w14:paraId="00D567FF" w14:textId="5FC3D8EC" w:rsidR="4BDCE1B7" w:rsidRPr="00065FC0" w:rsidRDefault="4BDCE1B7" w:rsidP="134AD436">
      <w:pPr>
        <w:pStyle w:val="Texto"/>
        <w:numPr>
          <w:ilvl w:val="0"/>
          <w:numId w:val="3"/>
        </w:numPr>
      </w:pPr>
      <w:r w:rsidRPr="00065FC0">
        <w:rPr>
          <w:rFonts w:eastAsia="Calibri"/>
        </w:rPr>
        <w:t>Mantiene un canal informativo directo con los docentes y la administración.</w:t>
      </w:r>
    </w:p>
    <w:p w14:paraId="21FA6BFF" w14:textId="70EFB6B5" w:rsidR="134AD436" w:rsidRPr="00065FC0" w:rsidRDefault="134AD436" w:rsidP="134AD436">
      <w:pPr>
        <w:pStyle w:val="Texto"/>
        <w:rPr>
          <w:rFonts w:eastAsia="Calibri"/>
        </w:rPr>
      </w:pPr>
    </w:p>
    <w:p w14:paraId="3EC50140" w14:textId="626EFCAC" w:rsidR="704CA1D3" w:rsidRPr="00065FC0" w:rsidRDefault="704CA1D3" w:rsidP="704CA1D3">
      <w:pPr>
        <w:pStyle w:val="Texto"/>
      </w:pPr>
    </w:p>
    <w:p w14:paraId="20EECA92" w14:textId="77777777" w:rsidR="008824CD" w:rsidRPr="00065FC0" w:rsidRDefault="008824CD" w:rsidP="704CA1D3">
      <w:pPr>
        <w:pStyle w:val="Texto"/>
      </w:pPr>
    </w:p>
    <w:p w14:paraId="44F7B919" w14:textId="77777777" w:rsidR="008824CD" w:rsidRPr="00065FC0" w:rsidRDefault="008824CD" w:rsidP="704CA1D3">
      <w:pPr>
        <w:pStyle w:val="Texto"/>
      </w:pPr>
    </w:p>
    <w:p w14:paraId="6E15027A" w14:textId="77777777" w:rsidR="008824CD" w:rsidRPr="00065FC0" w:rsidRDefault="008824CD" w:rsidP="704CA1D3">
      <w:pPr>
        <w:pStyle w:val="Texto"/>
      </w:pPr>
    </w:p>
    <w:p w14:paraId="3E9B2727" w14:textId="77777777" w:rsidR="008824CD" w:rsidRPr="00065FC0" w:rsidRDefault="008824CD" w:rsidP="704CA1D3">
      <w:pPr>
        <w:pStyle w:val="Texto"/>
      </w:pPr>
    </w:p>
    <w:p w14:paraId="1E76E71E" w14:textId="77777777" w:rsidR="008824CD" w:rsidRPr="00065FC0" w:rsidRDefault="008824CD" w:rsidP="704CA1D3">
      <w:pPr>
        <w:pStyle w:val="Texto"/>
      </w:pPr>
    </w:p>
    <w:p w14:paraId="6B9066C1" w14:textId="77777777" w:rsidR="003C0B3C" w:rsidRPr="00065FC0" w:rsidRDefault="003C0B3C" w:rsidP="003C0B3C">
      <w:pPr>
        <w:pStyle w:val="Texto"/>
      </w:pPr>
    </w:p>
    <w:p w14:paraId="1DC2E364" w14:textId="7101EF0A" w:rsidR="003C0B3C" w:rsidRPr="00065FC0" w:rsidRDefault="003C0B3C" w:rsidP="56C313C3">
      <w:pPr>
        <w:pStyle w:val="Nivel1"/>
        <w:rPr>
          <w:rFonts w:cs="Arial"/>
          <w:bCs/>
          <w:szCs w:val="28"/>
        </w:rPr>
      </w:pPr>
      <w:bookmarkStart w:id="359" w:name="_Toc85388330"/>
      <w:bookmarkStart w:id="360" w:name="_Toc216033944"/>
      <w:r w:rsidRPr="00065FC0">
        <w:rPr>
          <w:rFonts w:cs="Arial"/>
        </w:rPr>
        <w:lastRenderedPageBreak/>
        <w:t xml:space="preserve">Marco </w:t>
      </w:r>
      <w:r w:rsidR="00161C94" w:rsidRPr="00065FC0">
        <w:rPr>
          <w:rFonts w:cs="Arial"/>
        </w:rPr>
        <w:t>T</w:t>
      </w:r>
      <w:r w:rsidRPr="00065FC0">
        <w:rPr>
          <w:rFonts w:cs="Arial"/>
        </w:rPr>
        <w:t>eórico</w:t>
      </w:r>
      <w:bookmarkEnd w:id="359"/>
      <w:bookmarkEnd w:id="360"/>
    </w:p>
    <w:p w14:paraId="5C7D3F96" w14:textId="00DC76E3" w:rsidR="55BD541F" w:rsidRPr="00065FC0" w:rsidRDefault="55BD541F" w:rsidP="134AD436">
      <w:pPr>
        <w:pStyle w:val="Nivel2"/>
        <w:numPr>
          <w:ilvl w:val="0"/>
          <w:numId w:val="0"/>
        </w:numPr>
        <w:rPr>
          <w:rFonts w:eastAsia="Calibri"/>
          <w:sz w:val="22"/>
        </w:rPr>
      </w:pPr>
      <w:bookmarkStart w:id="361" w:name="_Toc216033945"/>
      <w:r w:rsidRPr="00065FC0">
        <w:t>Introducción</w:t>
      </w:r>
      <w:bookmarkEnd w:id="361"/>
    </w:p>
    <w:p w14:paraId="428FD6D3" w14:textId="469F9911" w:rsidR="55BD541F" w:rsidRPr="00065FC0" w:rsidRDefault="55BD541F" w:rsidP="56C313C3">
      <w:pPr>
        <w:pStyle w:val="Texto"/>
        <w:rPr>
          <w:rFonts w:eastAsia="Calibri"/>
        </w:rPr>
      </w:pPr>
      <w:r w:rsidRPr="00065FC0">
        <w:rPr>
          <w:rFonts w:eastAsia="Calibri"/>
        </w:rPr>
        <w:t>El registro estudiantil es una actividad administrativa fundamental en cualquier institución educativa: reúne datos personales, asistencia, notas, matrículas y reportes que permiten la gestión académica y la toma de decisiones. La migración de procesos manuales o basados en escritorio hacia aplicaciones móviles</w:t>
      </w:r>
      <w:r w:rsidR="287BBC19" w:rsidRPr="00065FC0">
        <w:rPr>
          <w:rFonts w:eastAsia="Calibri"/>
        </w:rPr>
        <w:t xml:space="preserve"> o sistemas web</w:t>
      </w:r>
      <w:r w:rsidRPr="00065FC0">
        <w:rPr>
          <w:rFonts w:eastAsia="Calibri"/>
        </w:rPr>
        <w:t xml:space="preserve"> plantea ventajas (inmediatez, accesibilidad, reducción de errores) y retos (usabilidad, conectividad, seguridad de datos)</w:t>
      </w:r>
      <w:r w:rsidR="386EA9B1" w:rsidRPr="00065FC0">
        <w:t xml:space="preserve"> [1]</w:t>
      </w:r>
      <w:r w:rsidRPr="00065FC0">
        <w:rPr>
          <w:rFonts w:eastAsia="Calibri"/>
        </w:rPr>
        <w:t>. El presente marco teórico sustenta el desarrollo de una app móvil para la Unidad Educativa Intercultural Bilingüe “Tránsito Amaguaña”, estableciendo fundamentos tecnológicos, pedagógicos y de aceptación que justifican la pertinencia y validez del trabajo.</w:t>
      </w:r>
    </w:p>
    <w:p w14:paraId="1F68BEF2" w14:textId="4FCA2A3A" w:rsidR="55BD541F" w:rsidRPr="00065FC0" w:rsidRDefault="55BD541F" w:rsidP="134AD436">
      <w:pPr>
        <w:pStyle w:val="Nivel2"/>
        <w:numPr>
          <w:ilvl w:val="0"/>
          <w:numId w:val="0"/>
        </w:numPr>
        <w:rPr>
          <w:rFonts w:eastAsia="Calibri"/>
          <w:sz w:val="22"/>
        </w:rPr>
      </w:pPr>
      <w:bookmarkStart w:id="362" w:name="_Toc216033946"/>
      <w:r w:rsidRPr="00065FC0">
        <w:t>Sistemas de Información Estudiantil (SIS) y arquitectura móvil</w:t>
      </w:r>
      <w:bookmarkEnd w:id="362"/>
    </w:p>
    <w:p w14:paraId="26E0632D" w14:textId="3BC24C2C" w:rsidR="55BD541F" w:rsidRPr="00065FC0" w:rsidRDefault="55BD541F" w:rsidP="56C313C3">
      <w:pPr>
        <w:pStyle w:val="Texto"/>
        <w:rPr>
          <w:rFonts w:eastAsia="Calibri"/>
        </w:rPr>
      </w:pPr>
      <w:r w:rsidRPr="00065FC0">
        <w:rPr>
          <w:rFonts w:eastAsia="Calibri"/>
        </w:rPr>
        <w:t xml:space="preserve">Los </w:t>
      </w:r>
      <w:proofErr w:type="spellStart"/>
      <w:r w:rsidRPr="00065FC0">
        <w:rPr>
          <w:rFonts w:eastAsia="Calibri"/>
        </w:rPr>
        <w:t>Student</w:t>
      </w:r>
      <w:proofErr w:type="spellEnd"/>
      <w:r w:rsidRPr="00065FC0">
        <w:rPr>
          <w:rFonts w:eastAsia="Calibri"/>
        </w:rPr>
        <w:t xml:space="preserve"> </w:t>
      </w:r>
      <w:proofErr w:type="spellStart"/>
      <w:r w:rsidRPr="00065FC0">
        <w:rPr>
          <w:rFonts w:eastAsia="Calibri"/>
        </w:rPr>
        <w:t>Information</w:t>
      </w:r>
      <w:proofErr w:type="spellEnd"/>
      <w:r w:rsidRPr="00065FC0">
        <w:rPr>
          <w:rFonts w:eastAsia="Calibri"/>
        </w:rPr>
        <w:t xml:space="preserve"> </w:t>
      </w:r>
      <w:proofErr w:type="spellStart"/>
      <w:r w:rsidRPr="00065FC0">
        <w:rPr>
          <w:rFonts w:eastAsia="Calibri"/>
        </w:rPr>
        <w:t>Systems</w:t>
      </w:r>
      <w:proofErr w:type="spellEnd"/>
      <w:r w:rsidRPr="00065FC0">
        <w:rPr>
          <w:rFonts w:eastAsia="Calibri"/>
        </w:rPr>
        <w:t xml:space="preserve"> (SIS) centralizan la información académica y administrativa; su extensión al entorno móvil facilita el acceso por parte de docentes, administrativos y familias, y soporta funciones críticas: asistencia, calificaciones, informes y actualizaciones de datos. Propuestas de arquitectura para apps móviles de SIS recomiendan reutilizar recursos del SIS existente (</w:t>
      </w:r>
      <w:proofErr w:type="spellStart"/>
      <w:r w:rsidRPr="00065FC0">
        <w:rPr>
          <w:rFonts w:eastAsia="Calibri"/>
        </w:rPr>
        <w:t>APIs</w:t>
      </w:r>
      <w:proofErr w:type="spellEnd"/>
      <w:r w:rsidRPr="00065FC0">
        <w:rPr>
          <w:rFonts w:eastAsia="Calibri"/>
        </w:rPr>
        <w:t>, base de datos central), usar capas de autenticación, y diseñar componentes offline/online para garantizar robustez en entornos con conectividad intermitente</w:t>
      </w:r>
      <w:r w:rsidR="66FA3F6F" w:rsidRPr="00065FC0">
        <w:rPr>
          <w:rFonts w:eastAsia="Calibri"/>
        </w:rPr>
        <w:t xml:space="preserve"> </w:t>
      </w:r>
      <w:r w:rsidRPr="00065FC0">
        <w:rPr>
          <w:rFonts w:eastAsia="Calibri"/>
        </w:rPr>
        <w:t>un requerimiento importante en contextos educativos con acceso limitado</w:t>
      </w:r>
      <w:r w:rsidR="20E4FF04" w:rsidRPr="00065FC0">
        <w:rPr>
          <w:rFonts w:eastAsia="Calibri"/>
        </w:rPr>
        <w:t xml:space="preserve"> [2]</w:t>
      </w:r>
      <w:r w:rsidRPr="00065FC0">
        <w:rPr>
          <w:rFonts w:eastAsia="Calibri"/>
        </w:rPr>
        <w:t xml:space="preserve">. La literatura técnica propone además separación clara entre lógica </w:t>
      </w:r>
      <w:r w:rsidR="262485C7" w:rsidRPr="00065FC0">
        <w:rPr>
          <w:rFonts w:eastAsia="Calibri"/>
        </w:rPr>
        <w:t>interna</w:t>
      </w:r>
      <w:r w:rsidRPr="00065FC0">
        <w:rPr>
          <w:rFonts w:eastAsia="Calibri"/>
        </w:rPr>
        <w:t xml:space="preserve"> y presentación, uso de </w:t>
      </w:r>
      <w:proofErr w:type="spellStart"/>
      <w:r w:rsidRPr="00065FC0">
        <w:rPr>
          <w:rFonts w:eastAsia="Calibri"/>
        </w:rPr>
        <w:t>APIs</w:t>
      </w:r>
      <w:proofErr w:type="spellEnd"/>
      <w:r w:rsidRPr="00065FC0">
        <w:rPr>
          <w:rFonts w:eastAsia="Calibri"/>
        </w:rPr>
        <w:t xml:space="preserve"> </w:t>
      </w:r>
      <w:proofErr w:type="spellStart"/>
      <w:r w:rsidRPr="00065FC0">
        <w:rPr>
          <w:rFonts w:eastAsia="Calibri"/>
        </w:rPr>
        <w:t>RESTful</w:t>
      </w:r>
      <w:proofErr w:type="spellEnd"/>
      <w:r w:rsidRPr="00065FC0">
        <w:rPr>
          <w:rFonts w:eastAsia="Calibri"/>
        </w:rPr>
        <w:t xml:space="preserve"> y validaciones en servidor para mantener integridad y seguridad. </w:t>
      </w:r>
    </w:p>
    <w:p w14:paraId="42A22954" w14:textId="41C07F00" w:rsidR="5A97F64E" w:rsidRPr="00065FC0" w:rsidRDefault="5A97F64E" w:rsidP="134AD436">
      <w:pPr>
        <w:pStyle w:val="Nivel2"/>
        <w:numPr>
          <w:ilvl w:val="0"/>
          <w:numId w:val="0"/>
        </w:numPr>
        <w:rPr>
          <w:rFonts w:eastAsia="Calibri"/>
          <w:sz w:val="22"/>
        </w:rPr>
      </w:pPr>
      <w:bookmarkStart w:id="363" w:name="_Toc216033947"/>
      <w:r w:rsidRPr="00065FC0">
        <w:t xml:space="preserve">Framework </w:t>
      </w:r>
      <w:proofErr w:type="spellStart"/>
      <w:r w:rsidRPr="00065FC0">
        <w:t>Ionic</w:t>
      </w:r>
      <w:proofErr w:type="spellEnd"/>
      <w:r w:rsidRPr="00065FC0">
        <w:t xml:space="preserve"> y su pertinencia para el desarrollo de aplicaciones móviles educativas</w:t>
      </w:r>
      <w:bookmarkEnd w:id="363"/>
    </w:p>
    <w:p w14:paraId="74CF7DE4" w14:textId="5277E236" w:rsidR="5A97F64E" w:rsidRPr="00065FC0" w:rsidRDefault="5A97F64E" w:rsidP="56C313C3">
      <w:pPr>
        <w:pStyle w:val="Texto"/>
        <w:rPr>
          <w:lang w:val="es-ES"/>
        </w:rPr>
      </w:pPr>
      <w:r w:rsidRPr="00065FC0">
        <w:rPr>
          <w:rFonts w:eastAsia="Calibri"/>
        </w:rPr>
        <w:t xml:space="preserve">El </w:t>
      </w:r>
      <w:proofErr w:type="spellStart"/>
      <w:r w:rsidRPr="00065FC0">
        <w:rPr>
          <w:rFonts w:eastAsia="Calibri"/>
        </w:rPr>
        <w:t>framework</w:t>
      </w:r>
      <w:proofErr w:type="spellEnd"/>
      <w:r w:rsidRPr="00065FC0">
        <w:rPr>
          <w:rFonts w:eastAsia="Calibri"/>
        </w:rPr>
        <w:t xml:space="preserve"> </w:t>
      </w:r>
      <w:proofErr w:type="spellStart"/>
      <w:r w:rsidRPr="00065FC0">
        <w:rPr>
          <w:rFonts w:eastAsia="Calibri"/>
        </w:rPr>
        <w:t>Ionic</w:t>
      </w:r>
      <w:proofErr w:type="spellEnd"/>
      <w:r w:rsidRPr="00065FC0">
        <w:rPr>
          <w:rFonts w:eastAsia="Calibri"/>
        </w:rPr>
        <w:t xml:space="preserve"> es una de las herramientas más utilizadas para el desarrollo de aplicaciones móviles híbridas, es decir, aquellas que pueden ejecutarse tanto en dispositivos Android como iOS utilizando un mismo código base</w:t>
      </w:r>
      <w:r w:rsidR="58C23441" w:rsidRPr="00065FC0">
        <w:rPr>
          <w:rFonts w:eastAsia="Calibri"/>
        </w:rPr>
        <w:t>. Sin embargo, en el presente trabajo se desarrollará solo para sistemas Android</w:t>
      </w:r>
      <w:r w:rsidRPr="00065FC0">
        <w:rPr>
          <w:rFonts w:eastAsia="Calibri"/>
        </w:rPr>
        <w:t xml:space="preserve">. Fue creado en 2013 y se basa en tecnologías web estándar como HTML5, CSS y JavaScript, además de integrarse con Angular, </w:t>
      </w:r>
      <w:proofErr w:type="spellStart"/>
      <w:r w:rsidRPr="00065FC0">
        <w:rPr>
          <w:rFonts w:eastAsia="Calibri"/>
        </w:rPr>
        <w:t>React</w:t>
      </w:r>
      <w:proofErr w:type="spellEnd"/>
      <w:r w:rsidRPr="00065FC0">
        <w:rPr>
          <w:rFonts w:eastAsia="Calibri"/>
        </w:rPr>
        <w:t xml:space="preserve"> o </w:t>
      </w:r>
      <w:proofErr w:type="spellStart"/>
      <w:r w:rsidRPr="00065FC0">
        <w:rPr>
          <w:rFonts w:eastAsia="Calibri"/>
        </w:rPr>
        <w:t>Vue</w:t>
      </w:r>
      <w:proofErr w:type="spellEnd"/>
      <w:r w:rsidRPr="00065FC0">
        <w:rPr>
          <w:rFonts w:eastAsia="Calibri"/>
        </w:rPr>
        <w:t xml:space="preserve">, lo que lo convierte en una plataforma flexible, escalable y accesible para equipos de desarrollo con experiencia en desarrollo web </w:t>
      </w:r>
      <w:r w:rsidR="018EE202" w:rsidRPr="00065FC0">
        <w:rPr>
          <w:lang w:val="es-ES"/>
        </w:rPr>
        <w:t>[</w:t>
      </w:r>
      <w:r w:rsidR="008F5D58" w:rsidRPr="00065FC0">
        <w:rPr>
          <w:lang w:val="es-ES"/>
        </w:rPr>
        <w:t>3</w:t>
      </w:r>
      <w:r w:rsidR="018EE202" w:rsidRPr="00065FC0">
        <w:rPr>
          <w:lang w:val="es-ES"/>
        </w:rPr>
        <w:t>].</w:t>
      </w:r>
    </w:p>
    <w:p w14:paraId="56883D81" w14:textId="27D9AC9C" w:rsidR="5A97F64E" w:rsidRPr="00065FC0" w:rsidRDefault="5A97F64E" w:rsidP="56C313C3">
      <w:pPr>
        <w:pStyle w:val="Texto"/>
        <w:rPr>
          <w:rFonts w:eastAsia="Calibri"/>
        </w:rPr>
      </w:pPr>
      <w:r w:rsidRPr="00065FC0">
        <w:rPr>
          <w:rFonts w:eastAsia="Calibri"/>
        </w:rPr>
        <w:lastRenderedPageBreak/>
        <w:t xml:space="preserve">A diferencia del desarrollo nativo, que requiere escribir código separado para cada sistema operativo, </w:t>
      </w:r>
      <w:proofErr w:type="spellStart"/>
      <w:r w:rsidRPr="00065FC0">
        <w:rPr>
          <w:rFonts w:eastAsia="Calibri"/>
        </w:rPr>
        <w:t>Ionic</w:t>
      </w:r>
      <w:proofErr w:type="spellEnd"/>
      <w:r w:rsidRPr="00065FC0">
        <w:rPr>
          <w:rFonts w:eastAsia="Calibri"/>
        </w:rPr>
        <w:t xml:space="preserve"> permite compilar una sola aplicación que se adapta a múltiples plataformas gracias a Capacitor, su motor de ejecución multiplataforma. Esto reduce significativamente el tiempo y los costos de desarrollo, al mismo tiempo que simplifica la fase de mantenimiento y actualización. Además, proporciona una amplia biblioteca de componentes de interfaz de usuario predefinidos que imitan el diseño nativo de cada sistema operativo, lo que mejora la experiencia de usuario sin sacrificar rendimiento.</w:t>
      </w:r>
    </w:p>
    <w:p w14:paraId="77FFBB1A" w14:textId="1F5E4B49" w:rsidR="5A97F64E" w:rsidRPr="00065FC0" w:rsidRDefault="5A97F64E" w:rsidP="56C313C3">
      <w:pPr>
        <w:pStyle w:val="Texto"/>
        <w:rPr>
          <w:rFonts w:eastAsia="Calibri"/>
        </w:rPr>
      </w:pPr>
      <w:r w:rsidRPr="00065FC0">
        <w:rPr>
          <w:rFonts w:eastAsia="Calibri"/>
        </w:rPr>
        <w:t xml:space="preserve">La elección de </w:t>
      </w:r>
      <w:proofErr w:type="spellStart"/>
      <w:r w:rsidRPr="00065FC0">
        <w:rPr>
          <w:rFonts w:eastAsia="Calibri"/>
        </w:rPr>
        <w:t>Ionic</w:t>
      </w:r>
      <w:proofErr w:type="spellEnd"/>
      <w:r w:rsidRPr="00065FC0">
        <w:rPr>
          <w:rFonts w:eastAsia="Calibri"/>
        </w:rPr>
        <w:t xml:space="preserve"> para el desarrollo de una aplicación de registro estudiantil resulta pertinente por varias razones técnicas y pedagógicas:</w:t>
      </w:r>
    </w:p>
    <w:p w14:paraId="2CFE0F57" w14:textId="3572F8F1" w:rsidR="5A97F64E" w:rsidRPr="00065FC0" w:rsidRDefault="5A97F64E" w:rsidP="00C67AAD">
      <w:pPr>
        <w:pStyle w:val="Texto"/>
        <w:numPr>
          <w:ilvl w:val="0"/>
          <w:numId w:val="9"/>
        </w:numPr>
        <w:rPr>
          <w:rFonts w:eastAsia="Calibri"/>
        </w:rPr>
      </w:pPr>
      <w:r w:rsidRPr="00065FC0">
        <w:rPr>
          <w:rFonts w:eastAsia="Calibri"/>
        </w:rPr>
        <w:t>Compatibilidad multiplataforma, que permite que la aplicación sea accesible desde la mayoría de dispositivos móviles que usan estudiantes y docentes, sin necesidad de desarrollar versiones separadas.</w:t>
      </w:r>
    </w:p>
    <w:p w14:paraId="0878CB19" w14:textId="76035996" w:rsidR="5A97F64E" w:rsidRPr="00065FC0" w:rsidRDefault="5A97F64E" w:rsidP="00C67AAD">
      <w:pPr>
        <w:pStyle w:val="Texto"/>
        <w:numPr>
          <w:ilvl w:val="0"/>
          <w:numId w:val="9"/>
        </w:numPr>
        <w:rPr>
          <w:rFonts w:eastAsia="Calibri"/>
        </w:rPr>
      </w:pPr>
      <w:r w:rsidRPr="00065FC0">
        <w:rPr>
          <w:rFonts w:eastAsia="Calibri"/>
        </w:rPr>
        <w:t xml:space="preserve">Integración con servicios web y bases de datos, ya que </w:t>
      </w:r>
      <w:proofErr w:type="spellStart"/>
      <w:r w:rsidRPr="00065FC0">
        <w:rPr>
          <w:rFonts w:eastAsia="Calibri"/>
        </w:rPr>
        <w:t>Ionic</w:t>
      </w:r>
      <w:proofErr w:type="spellEnd"/>
      <w:r w:rsidRPr="00065FC0">
        <w:rPr>
          <w:rFonts w:eastAsia="Calibri"/>
        </w:rPr>
        <w:t xml:space="preserve"> facilita la conexión con </w:t>
      </w:r>
      <w:proofErr w:type="spellStart"/>
      <w:r w:rsidRPr="00065FC0">
        <w:rPr>
          <w:rFonts w:eastAsia="Calibri"/>
        </w:rPr>
        <w:t>APIs</w:t>
      </w:r>
      <w:proofErr w:type="spellEnd"/>
      <w:r w:rsidRPr="00065FC0">
        <w:rPr>
          <w:rFonts w:eastAsia="Calibri"/>
        </w:rPr>
        <w:t xml:space="preserve"> REST, servicios en la nube y bases de datos externas, requisito esencial para sincronizar información académica y registros estudiantiles.</w:t>
      </w:r>
    </w:p>
    <w:p w14:paraId="3E91378E" w14:textId="4E7F9C2F" w:rsidR="5A97F64E" w:rsidRPr="00065FC0" w:rsidRDefault="5A97F64E" w:rsidP="00C67AAD">
      <w:pPr>
        <w:pStyle w:val="Texto"/>
        <w:numPr>
          <w:ilvl w:val="0"/>
          <w:numId w:val="9"/>
        </w:numPr>
        <w:rPr>
          <w:rFonts w:eastAsia="Calibri"/>
        </w:rPr>
      </w:pPr>
      <w:r w:rsidRPr="00065FC0">
        <w:rPr>
          <w:rFonts w:eastAsia="Calibri"/>
        </w:rPr>
        <w:t>Interfaz adaptable y usable, pues los componentes de interfaz integrados aseguran una experiencia fluida, coherente y amigable, cumpliendo con los principios de usabilidad recomendados y la literatura moderna de experiencia de usuario educativa.</w:t>
      </w:r>
    </w:p>
    <w:p w14:paraId="5DE609E0" w14:textId="3F9683F7" w:rsidR="5A97F64E" w:rsidRPr="00065FC0" w:rsidRDefault="5A97F64E" w:rsidP="00C67AAD">
      <w:pPr>
        <w:pStyle w:val="Texto"/>
        <w:numPr>
          <w:ilvl w:val="0"/>
          <w:numId w:val="9"/>
        </w:numPr>
        <w:rPr>
          <w:rFonts w:eastAsia="Calibri"/>
        </w:rPr>
      </w:pPr>
      <w:r w:rsidRPr="00065FC0">
        <w:rPr>
          <w:rFonts w:eastAsia="Calibri"/>
        </w:rPr>
        <w:t xml:space="preserve">Desarrollo ágil y mantenimiento sencillo, </w:t>
      </w:r>
      <w:r w:rsidR="691BADEC" w:rsidRPr="00065FC0">
        <w:rPr>
          <w:rFonts w:eastAsia="Calibri"/>
        </w:rPr>
        <w:t>ya que,</w:t>
      </w:r>
      <w:r w:rsidRPr="00065FC0">
        <w:rPr>
          <w:rFonts w:eastAsia="Calibri"/>
        </w:rPr>
        <w:t xml:space="preserve"> al integrarse con herramientas modernas de control de versiones, pruebas y despliegue continuo, </w:t>
      </w:r>
      <w:proofErr w:type="spellStart"/>
      <w:r w:rsidRPr="00065FC0">
        <w:rPr>
          <w:rFonts w:eastAsia="Calibri"/>
        </w:rPr>
        <w:t>Ionic</w:t>
      </w:r>
      <w:proofErr w:type="spellEnd"/>
      <w:r w:rsidRPr="00065FC0">
        <w:rPr>
          <w:rFonts w:eastAsia="Calibri"/>
        </w:rPr>
        <w:t xml:space="preserve"> se adapta bien a metodologías ágiles, asegurando un ciclo de desarrollo iterativo y eficiente.</w:t>
      </w:r>
    </w:p>
    <w:p w14:paraId="1EA4DB5E" w14:textId="418403A1" w:rsidR="5A97F64E" w:rsidRPr="00065FC0" w:rsidRDefault="5A97F64E" w:rsidP="56C313C3">
      <w:pPr>
        <w:pStyle w:val="Texto"/>
        <w:rPr>
          <w:rFonts w:eastAsia="Calibri"/>
        </w:rPr>
      </w:pPr>
      <w:r w:rsidRPr="00065FC0">
        <w:rPr>
          <w:rFonts w:eastAsia="Calibri"/>
        </w:rPr>
        <w:t xml:space="preserve">Diversas investigaciones en el ámbito educativo han validado la eficacia del </w:t>
      </w:r>
      <w:proofErr w:type="spellStart"/>
      <w:r w:rsidRPr="00065FC0">
        <w:rPr>
          <w:rFonts w:eastAsia="Calibri"/>
        </w:rPr>
        <w:t>framework</w:t>
      </w:r>
      <w:proofErr w:type="spellEnd"/>
      <w:r w:rsidRPr="00065FC0">
        <w:rPr>
          <w:rFonts w:eastAsia="Calibri"/>
        </w:rPr>
        <w:t xml:space="preserve"> </w:t>
      </w:r>
      <w:proofErr w:type="spellStart"/>
      <w:r w:rsidRPr="00065FC0">
        <w:rPr>
          <w:rFonts w:eastAsia="Calibri"/>
        </w:rPr>
        <w:t>Ionic</w:t>
      </w:r>
      <w:proofErr w:type="spellEnd"/>
      <w:r w:rsidRPr="00065FC0">
        <w:rPr>
          <w:rFonts w:eastAsia="Calibri"/>
        </w:rPr>
        <w:t xml:space="preserve"> en el desarrollo de aplicaciones móviles para la enseñanza y la gestión académica. en proyectos de gestión estudiantil, </w:t>
      </w:r>
      <w:proofErr w:type="spellStart"/>
      <w:r w:rsidRPr="00065FC0">
        <w:rPr>
          <w:rFonts w:eastAsia="Calibri"/>
        </w:rPr>
        <w:t>Ionic</w:t>
      </w:r>
      <w:proofErr w:type="spellEnd"/>
      <w:r w:rsidRPr="00065FC0">
        <w:rPr>
          <w:rFonts w:eastAsia="Calibri"/>
        </w:rPr>
        <w:t xml:space="preserve"> ha sido preferido frente a entornos nativos debido a su equilibrio entre rendimiento y escalabilidad.</w:t>
      </w:r>
      <w:r w:rsidR="6BF545C6" w:rsidRPr="00065FC0">
        <w:rPr>
          <w:rFonts w:eastAsia="Calibri"/>
        </w:rPr>
        <w:t xml:space="preserve"> </w:t>
      </w:r>
      <w:r w:rsidRPr="00065FC0">
        <w:rPr>
          <w:rFonts w:eastAsia="Calibri"/>
        </w:rPr>
        <w:t xml:space="preserve">En consecuencia, la adopción de </w:t>
      </w:r>
      <w:proofErr w:type="spellStart"/>
      <w:r w:rsidRPr="00065FC0">
        <w:rPr>
          <w:rFonts w:eastAsia="Calibri"/>
        </w:rPr>
        <w:t>Ionic</w:t>
      </w:r>
      <w:proofErr w:type="spellEnd"/>
      <w:r w:rsidRPr="00065FC0">
        <w:rPr>
          <w:rFonts w:eastAsia="Calibri"/>
        </w:rPr>
        <w:t xml:space="preserve"> en el presente proyecto no solo se justifica desde un punto de vista técnico, sino también desde su alineación con los principios de accesibilidad, usabilidad y sostenibilidad tecnológica que exigen las aplicaciones educativas modernas</w:t>
      </w:r>
      <w:r w:rsidR="4E222AF8" w:rsidRPr="00065FC0">
        <w:t xml:space="preserve"> [</w:t>
      </w:r>
      <w:r w:rsidR="00D72B1D" w:rsidRPr="00065FC0">
        <w:t>4</w:t>
      </w:r>
      <w:r w:rsidR="4E222AF8" w:rsidRPr="00065FC0">
        <w:t>].</w:t>
      </w:r>
    </w:p>
    <w:p w14:paraId="1502F503" w14:textId="1F8B2E36" w:rsidR="56C313C3" w:rsidRPr="00065FC0" w:rsidRDefault="56C313C3" w:rsidP="56C313C3">
      <w:pPr>
        <w:pStyle w:val="Texto"/>
        <w:rPr>
          <w:rFonts w:eastAsia="Calibri"/>
        </w:rPr>
      </w:pPr>
    </w:p>
    <w:p w14:paraId="44CE5F0A" w14:textId="0C7DAE43" w:rsidR="55BD541F" w:rsidRPr="00065FC0" w:rsidRDefault="55BD541F" w:rsidP="134AD436">
      <w:pPr>
        <w:pStyle w:val="Nivel2"/>
        <w:numPr>
          <w:ilvl w:val="0"/>
          <w:numId w:val="0"/>
        </w:numPr>
        <w:rPr>
          <w:rFonts w:eastAsia="Calibri"/>
          <w:sz w:val="22"/>
        </w:rPr>
      </w:pPr>
      <w:bookmarkStart w:id="364" w:name="_Toc216033948"/>
      <w:r w:rsidRPr="00065FC0">
        <w:t>Limitaciones y consideraciones éticas</w:t>
      </w:r>
      <w:bookmarkEnd w:id="364"/>
    </w:p>
    <w:p w14:paraId="7F083A04" w14:textId="6F44C3E1" w:rsidR="55BD541F" w:rsidRPr="00065FC0" w:rsidRDefault="55BD541F" w:rsidP="56C313C3">
      <w:pPr>
        <w:pStyle w:val="Texto"/>
        <w:rPr>
          <w:rFonts w:eastAsia="Calibri"/>
        </w:rPr>
      </w:pPr>
      <w:r w:rsidRPr="00065FC0">
        <w:rPr>
          <w:rFonts w:eastAsia="Calibri"/>
        </w:rPr>
        <w:lastRenderedPageBreak/>
        <w:t>Existen limitaciones que afectan la validez y deben ser consideradas: heterogeneidad de dispositivos, conectividad intermitente, posible resistencia al cambio y requerimientos de protección de datos personales. Éticamente, el manejo de datos estudiantiles exige cumplir normativas locales de protección de datos, obtener consentimientos informados y garantizar medidas de seguridad (encriptación en tránsito y reposo, control de accesos)</w:t>
      </w:r>
      <w:r w:rsidR="119FFC1E" w:rsidRPr="00065FC0">
        <w:rPr>
          <w:lang w:val="es-ES"/>
        </w:rPr>
        <w:t xml:space="preserve"> [</w:t>
      </w:r>
      <w:r w:rsidR="00340B44" w:rsidRPr="00065FC0">
        <w:rPr>
          <w:lang w:val="es-ES"/>
        </w:rPr>
        <w:t>5</w:t>
      </w:r>
      <w:r w:rsidR="119FFC1E" w:rsidRPr="00065FC0">
        <w:rPr>
          <w:lang w:val="es-ES"/>
        </w:rPr>
        <w:t>]</w:t>
      </w:r>
      <w:r w:rsidRPr="00065FC0">
        <w:rPr>
          <w:rFonts w:eastAsia="Calibri"/>
        </w:rPr>
        <w:t>.</w:t>
      </w:r>
    </w:p>
    <w:p w14:paraId="0BCEEA34" w14:textId="46EFF387" w:rsidR="56C313C3" w:rsidRPr="00065FC0" w:rsidRDefault="56C313C3" w:rsidP="56C313C3">
      <w:pPr>
        <w:pStyle w:val="Texto"/>
      </w:pPr>
    </w:p>
    <w:p w14:paraId="2E0030CD" w14:textId="2C9F33A3" w:rsidR="004C17DD" w:rsidRPr="00065FC0" w:rsidRDefault="004C17DD" w:rsidP="003C0B3C">
      <w:pPr>
        <w:pStyle w:val="Texto"/>
      </w:pPr>
      <w:r w:rsidRPr="00065FC0">
        <w:br w:type="page"/>
      </w:r>
    </w:p>
    <w:p w14:paraId="585CF306" w14:textId="7208EF8D" w:rsidR="004C17DD" w:rsidRPr="00065FC0" w:rsidRDefault="004C17DD" w:rsidP="134AD436">
      <w:pPr>
        <w:pStyle w:val="Nivel1"/>
        <w:rPr>
          <w:rFonts w:cs="Arial"/>
          <w:bCs/>
          <w:szCs w:val="28"/>
        </w:rPr>
      </w:pPr>
      <w:bookmarkStart w:id="365" w:name="_Toc85388331"/>
      <w:bookmarkStart w:id="366" w:name="_Toc216033949"/>
      <w:r w:rsidRPr="00065FC0">
        <w:rPr>
          <w:rFonts w:cs="Arial"/>
        </w:rPr>
        <w:lastRenderedPageBreak/>
        <w:t>METODOLOGÍA</w:t>
      </w:r>
      <w:bookmarkEnd w:id="365"/>
      <w:bookmarkEnd w:id="366"/>
    </w:p>
    <w:p w14:paraId="1A4522C8" w14:textId="1AB51023" w:rsidR="134AD436" w:rsidRPr="00065FC0" w:rsidRDefault="134AD436" w:rsidP="134AD436">
      <w:pPr>
        <w:pStyle w:val="Texto"/>
      </w:pPr>
    </w:p>
    <w:p w14:paraId="330C40E6" w14:textId="4B111977" w:rsidR="355821EF" w:rsidRPr="00065FC0" w:rsidRDefault="355821EF" w:rsidP="134AD436">
      <w:pPr>
        <w:pStyle w:val="Nivel2"/>
      </w:pPr>
      <w:bookmarkStart w:id="367" w:name="_Toc216033950"/>
      <w:proofErr w:type="spellStart"/>
      <w:r w:rsidRPr="00065FC0">
        <w:t>Metodologia</w:t>
      </w:r>
      <w:proofErr w:type="spellEnd"/>
      <w:r w:rsidRPr="00065FC0">
        <w:t xml:space="preserve"> de desarrollo</w:t>
      </w:r>
      <w:bookmarkEnd w:id="367"/>
    </w:p>
    <w:p w14:paraId="4695D35D" w14:textId="250AA346" w:rsidR="134AD436" w:rsidRPr="00065FC0" w:rsidRDefault="134AD436" w:rsidP="134AD436">
      <w:pPr>
        <w:pStyle w:val="Texto"/>
      </w:pPr>
    </w:p>
    <w:p w14:paraId="5FF029B6" w14:textId="5987E3A1" w:rsidR="3D70AC87" w:rsidRPr="00065FC0" w:rsidRDefault="3D70AC87" w:rsidP="134AD436">
      <w:pPr>
        <w:pStyle w:val="Texto"/>
      </w:pPr>
      <w:r w:rsidRPr="00065FC0">
        <w:t>En el campo de la ingeniería de software, las metodologías constituyen un conjunto de estrategias sistemáticas orientadas a optimizar la planificación, ejecución y control de los proyectos informáticos. Su principal propósito es garantizar entregas eficientes y de calidad, promoviendo la colaboración y la adaptabilidad a lo largo del ciclo de desarrollo. Estas metodologías permiten generar entregas incrementales durante las distintas etapas del proyecto, evitando la necesidad de esperar hasta la culminación total del mismo para contar con resultados funcionales [</w:t>
      </w:r>
      <w:r w:rsidR="005F5424" w:rsidRPr="00065FC0">
        <w:t>6</w:t>
      </w:r>
      <w:r w:rsidRPr="00065FC0">
        <w:t>].</w:t>
      </w:r>
    </w:p>
    <w:p w14:paraId="55A1993E" w14:textId="6574E79C" w:rsidR="3D70AC87" w:rsidRPr="00065FC0" w:rsidRDefault="3D70AC87" w:rsidP="134AD436">
      <w:pPr>
        <w:pStyle w:val="Texto"/>
      </w:pPr>
      <w:r w:rsidRPr="00065FC0">
        <w:t>Considerando la naturaleza del proyecto y los requerimientos de la Unidad Educativa Intercultural Bilingüe “Tránsito Amaguaña”, se ha seleccionado la metodología ágil Scrum como enfoque principal para el desarrollo de la aplicación móvil. Este marco de trabajo fomenta la colaboración constante, la entrega progresiva de módulos funcionales y la capacidad de adaptación frente a posibles cambios o imprevistos que puedan surgir durante la implementación [</w:t>
      </w:r>
      <w:r w:rsidR="00FF4807" w:rsidRPr="00065FC0">
        <w:t>7</w:t>
      </w:r>
      <w:r w:rsidRPr="00065FC0">
        <w:t>].</w:t>
      </w:r>
    </w:p>
    <w:p w14:paraId="7268E029" w14:textId="66124352" w:rsidR="3D70AC87" w:rsidRPr="00065FC0" w:rsidRDefault="3D70AC87" w:rsidP="134AD436">
      <w:pPr>
        <w:pStyle w:val="Texto"/>
      </w:pPr>
      <w:r w:rsidRPr="00065FC0">
        <w:t xml:space="preserve">Scrum permite dividir el proyecto en iteraciones denominadas </w:t>
      </w:r>
      <w:proofErr w:type="spellStart"/>
      <w:r w:rsidRPr="00065FC0">
        <w:t>sprints</w:t>
      </w:r>
      <w:proofErr w:type="spellEnd"/>
      <w:r w:rsidRPr="00065FC0">
        <w:t>, cada una con objetivos específicos, resultados verificables y entregables parciales que facilitan la retroalimentación temprana. De este modo, se asegura la mejora continua del producto y una comunicación efectiva entre los integrantes del equipo y los usuarios finales.</w:t>
      </w:r>
    </w:p>
    <w:p w14:paraId="1E96D699" w14:textId="6B476927" w:rsidR="134AD436" w:rsidRPr="00065FC0" w:rsidRDefault="134AD436" w:rsidP="134AD436">
      <w:pPr>
        <w:pStyle w:val="Texto"/>
      </w:pPr>
    </w:p>
    <w:p w14:paraId="0EC3C97C" w14:textId="192B725C" w:rsidR="02DC782E" w:rsidRPr="00065FC0" w:rsidRDefault="02DC782E" w:rsidP="134AD436">
      <w:pPr>
        <w:pStyle w:val="Texto"/>
      </w:pPr>
      <w:proofErr w:type="spellStart"/>
      <w:r w:rsidRPr="00065FC0">
        <w:t>Product</w:t>
      </w:r>
      <w:proofErr w:type="spellEnd"/>
      <w:r w:rsidRPr="00065FC0">
        <w:t xml:space="preserve"> </w:t>
      </w:r>
      <w:proofErr w:type="spellStart"/>
      <w:r w:rsidRPr="00065FC0">
        <w:t>Owner</w:t>
      </w:r>
      <w:proofErr w:type="spellEnd"/>
    </w:p>
    <w:p w14:paraId="4312752C" w14:textId="44B923DF" w:rsidR="02DC782E" w:rsidRPr="00065FC0" w:rsidRDefault="02DC782E" w:rsidP="134AD436">
      <w:pPr>
        <w:pStyle w:val="Texto"/>
      </w:pPr>
      <w:r w:rsidRPr="00065FC0">
        <w:t xml:space="preserve">El </w:t>
      </w:r>
      <w:proofErr w:type="spellStart"/>
      <w:r w:rsidRPr="00065FC0">
        <w:t>Product</w:t>
      </w:r>
      <w:proofErr w:type="spellEnd"/>
      <w:r w:rsidRPr="00065FC0">
        <w:t xml:space="preserve"> </w:t>
      </w:r>
      <w:proofErr w:type="spellStart"/>
      <w:r w:rsidRPr="00065FC0">
        <w:t>Owner</w:t>
      </w:r>
      <w:proofErr w:type="spellEnd"/>
      <w:r w:rsidRPr="00065FC0">
        <w:t xml:space="preserve"> (propietario del producto) es responsable de maximizar el valor del proyecto, definiendo las funcionalidades prioritarias y representando las necesidades del cliente. Actúa como el enlace directo entre la institución educativa y el equipo de desarrollo, garantizando que los requerimientos funcionales y técnicos se traduzcan adecuadamente en el sistema [</w:t>
      </w:r>
      <w:r w:rsidR="00FF4807" w:rsidRPr="00065FC0">
        <w:t>8</w:t>
      </w:r>
      <w:r w:rsidRPr="00065FC0">
        <w:t>].</w:t>
      </w:r>
    </w:p>
    <w:p w14:paraId="5A71A338" w14:textId="0B17A1CC" w:rsidR="02DC782E" w:rsidRPr="00065FC0" w:rsidRDefault="02DC782E" w:rsidP="134AD436">
      <w:pPr>
        <w:pStyle w:val="Texto"/>
      </w:pPr>
      <w:r w:rsidRPr="00065FC0">
        <w:t xml:space="preserve">En este proyecto, el rol de </w:t>
      </w:r>
      <w:proofErr w:type="spellStart"/>
      <w:r w:rsidRPr="00065FC0">
        <w:t>Product</w:t>
      </w:r>
      <w:proofErr w:type="spellEnd"/>
      <w:r w:rsidRPr="00065FC0">
        <w:t xml:space="preserve"> </w:t>
      </w:r>
      <w:proofErr w:type="spellStart"/>
      <w:r w:rsidRPr="00065FC0">
        <w:t>Owner</w:t>
      </w:r>
      <w:proofErr w:type="spellEnd"/>
      <w:r w:rsidRPr="00065FC0">
        <w:t xml:space="preserve"> lo desempeña Alison Viracocha, quien se encuentra a cargo del desarrollo de la aplicación web institucional. Gracias a su contacto directo con la escuela, posee un conocimiento profundo de las necesidades, </w:t>
      </w:r>
      <w:r w:rsidRPr="00065FC0">
        <w:lastRenderedPageBreak/>
        <w:t>requerimientos y procesos académicos de la institución, lo que le permite orientar las decisiones del equipo y validar los avances obtenidos durante cada sprint.</w:t>
      </w:r>
    </w:p>
    <w:p w14:paraId="002FAA9E" w14:textId="5D8DFF42" w:rsidR="02DC782E" w:rsidRPr="00065FC0" w:rsidRDefault="02DC782E" w:rsidP="134AD436">
      <w:pPr>
        <w:pStyle w:val="Texto"/>
      </w:pPr>
      <w:r w:rsidRPr="00065FC0">
        <w:t>Scrum Master</w:t>
      </w:r>
    </w:p>
    <w:p w14:paraId="331514CA" w14:textId="04A1BF81" w:rsidR="02DC782E" w:rsidRPr="00065FC0" w:rsidRDefault="02DC782E" w:rsidP="134AD436">
      <w:pPr>
        <w:pStyle w:val="Texto"/>
      </w:pPr>
      <w:r w:rsidRPr="00065FC0">
        <w:t>El Scrum Master es el encargado de asegurar que el equipo de desarrollo aplique correctamente los principios y prácticas de Scrum. Su misión es eliminar los obstáculos que puedan afectar la productividad del equipo, promover la mejora continua y mantener la eficiencia del flujo de trabajo [</w:t>
      </w:r>
      <w:r w:rsidR="00FF4807" w:rsidRPr="00065FC0">
        <w:t>9</w:t>
      </w:r>
      <w:r w:rsidRPr="00065FC0">
        <w:t>].</w:t>
      </w:r>
    </w:p>
    <w:p w14:paraId="574457F3" w14:textId="6D441819" w:rsidR="02DC782E" w:rsidRPr="00065FC0" w:rsidRDefault="02DC782E" w:rsidP="134AD436">
      <w:pPr>
        <w:pStyle w:val="Texto"/>
      </w:pPr>
      <w:r w:rsidRPr="00065FC0">
        <w:t xml:space="preserve">En este proyecto, el rol de Scrum Master es desempeñado por el Ing. </w:t>
      </w:r>
      <w:proofErr w:type="spellStart"/>
      <w:r w:rsidRPr="00065FC0">
        <w:t>Mgtr</w:t>
      </w:r>
      <w:proofErr w:type="spellEnd"/>
      <w:r w:rsidRPr="00065FC0">
        <w:t>. Juan Pablo Zaldumbide, quien brinda acompañamiento técnico y metodológico al equipo, supervisando la correcta aplicación de las fases de desarrollo y velando por la calidad de los entregables en cada iteración.</w:t>
      </w:r>
    </w:p>
    <w:p w14:paraId="38F2A945" w14:textId="59E13063" w:rsidR="02DC782E" w:rsidRPr="00065FC0" w:rsidRDefault="02DC782E" w:rsidP="134AD436">
      <w:pPr>
        <w:pStyle w:val="Texto"/>
      </w:pPr>
      <w:proofErr w:type="spellStart"/>
      <w:r w:rsidRPr="00065FC0">
        <w:t>Development</w:t>
      </w:r>
      <w:proofErr w:type="spellEnd"/>
      <w:r w:rsidRPr="00065FC0">
        <w:t xml:space="preserve"> </w:t>
      </w:r>
      <w:proofErr w:type="spellStart"/>
      <w:r w:rsidRPr="00065FC0">
        <w:t>Team</w:t>
      </w:r>
      <w:proofErr w:type="spellEnd"/>
    </w:p>
    <w:p w14:paraId="39E87FFD" w14:textId="68C8AEEE" w:rsidR="02DC782E" w:rsidRPr="00065FC0" w:rsidRDefault="02DC782E" w:rsidP="134AD436">
      <w:pPr>
        <w:pStyle w:val="Texto"/>
      </w:pPr>
      <w:r w:rsidRPr="00065FC0">
        <w:t xml:space="preserve">El </w:t>
      </w:r>
      <w:proofErr w:type="spellStart"/>
      <w:r w:rsidRPr="00065FC0">
        <w:t>Development</w:t>
      </w:r>
      <w:proofErr w:type="spellEnd"/>
      <w:r w:rsidRPr="00065FC0">
        <w:t xml:space="preserve"> </w:t>
      </w:r>
      <w:proofErr w:type="spellStart"/>
      <w:r w:rsidRPr="00065FC0">
        <w:t>Team</w:t>
      </w:r>
      <w:proofErr w:type="spellEnd"/>
      <w:r w:rsidRPr="00065FC0">
        <w:t xml:space="preserve"> (equipo de desarrollo) está conformado por los profesionales encargados de construir el producto de software. Su trabajo se centra en la planificación, implementación, prueba y documentación de las funcionalidades definidas para cada </w:t>
      </w:r>
      <w:r w:rsidR="00670D49" w:rsidRPr="00065FC0">
        <w:t>sprint [10]</w:t>
      </w:r>
      <w:r w:rsidRPr="00065FC0">
        <w:t>.</w:t>
      </w:r>
    </w:p>
    <w:p w14:paraId="5E24D5EC" w14:textId="39A265ED" w:rsidR="02DC782E" w:rsidRPr="00065FC0" w:rsidRDefault="02DC782E" w:rsidP="134AD436">
      <w:pPr>
        <w:pStyle w:val="Texto"/>
      </w:pPr>
      <w:r w:rsidRPr="00065FC0">
        <w:t xml:space="preserve">En este proyecto, el </w:t>
      </w:r>
      <w:proofErr w:type="spellStart"/>
      <w:r w:rsidRPr="00065FC0">
        <w:t>Development</w:t>
      </w:r>
      <w:proofErr w:type="spellEnd"/>
      <w:r w:rsidRPr="00065FC0">
        <w:t xml:space="preserve"> </w:t>
      </w:r>
      <w:proofErr w:type="spellStart"/>
      <w:r w:rsidRPr="00065FC0">
        <w:t>Team</w:t>
      </w:r>
      <w:proofErr w:type="spellEnd"/>
      <w:r w:rsidRPr="00065FC0">
        <w:t xml:space="preserve"> está representado por Joel Parra, quien tiene la responsabilidad de diseñar e implementar la aplicación móvil utilizando el </w:t>
      </w:r>
      <w:proofErr w:type="spellStart"/>
      <w:r w:rsidRPr="00065FC0">
        <w:t>framework</w:t>
      </w:r>
      <w:proofErr w:type="spellEnd"/>
      <w:r w:rsidRPr="00065FC0">
        <w:t xml:space="preserve"> </w:t>
      </w:r>
      <w:proofErr w:type="spellStart"/>
      <w:r w:rsidRPr="00065FC0">
        <w:t>Ionic</w:t>
      </w:r>
      <w:proofErr w:type="spellEnd"/>
      <w:r w:rsidRPr="00065FC0">
        <w:t xml:space="preserve"> e integrándola con la API </w:t>
      </w:r>
      <w:proofErr w:type="spellStart"/>
      <w:r w:rsidRPr="00065FC0">
        <w:t>RESTful</w:t>
      </w:r>
      <w:proofErr w:type="spellEnd"/>
      <w:r w:rsidRPr="00065FC0">
        <w:t xml:space="preserve"> del sistema web. Sus tareas incluyen el diseño de la interfaz de usuario, el desarrollo de los módulos de autenticación, registro académico y notificaciones, así como la ejecución de pruebas funcionales y de integración para garantizar la coherencia de los datos con la plataforma web.</w:t>
      </w:r>
    </w:p>
    <w:p w14:paraId="4E6BB052" w14:textId="15157136" w:rsidR="3DB28B2C" w:rsidRPr="00065FC0" w:rsidRDefault="3DB28B2C" w:rsidP="134AD436">
      <w:pPr>
        <w:pStyle w:val="Texto"/>
        <w:jc w:val="center"/>
      </w:pPr>
      <w:r w:rsidRPr="00065FC0">
        <w:rPr>
          <w:b/>
          <w:bCs/>
        </w:rPr>
        <w:t>Tabla 2.1 Distribución de Roles</w:t>
      </w:r>
    </w:p>
    <w:tbl>
      <w:tblPr>
        <w:tblStyle w:val="Tablaconcuadrcula"/>
        <w:tblW w:w="0" w:type="auto"/>
        <w:tblLayout w:type="fixed"/>
        <w:tblLook w:val="06A0" w:firstRow="1" w:lastRow="0" w:firstColumn="1" w:lastColumn="0" w:noHBand="1" w:noVBand="1"/>
      </w:tblPr>
      <w:tblGrid>
        <w:gridCol w:w="4388"/>
        <w:gridCol w:w="4388"/>
      </w:tblGrid>
      <w:tr w:rsidR="134AD436" w:rsidRPr="00065FC0" w14:paraId="7770FD35" w14:textId="77777777" w:rsidTr="134AD436">
        <w:trPr>
          <w:trHeight w:val="300"/>
        </w:trPr>
        <w:tc>
          <w:tcPr>
            <w:tcW w:w="4388" w:type="dxa"/>
          </w:tcPr>
          <w:p w14:paraId="75FA64BB" w14:textId="2B9CC822" w:rsidR="3DB28B2C" w:rsidRPr="00065FC0" w:rsidRDefault="3DB28B2C" w:rsidP="134AD436">
            <w:pPr>
              <w:pStyle w:val="Texto"/>
            </w:pPr>
            <w:r w:rsidRPr="00065FC0">
              <w:t>Rol</w:t>
            </w:r>
          </w:p>
        </w:tc>
        <w:tc>
          <w:tcPr>
            <w:tcW w:w="4388" w:type="dxa"/>
          </w:tcPr>
          <w:p w14:paraId="1C539CB0" w14:textId="2BBBE6C4" w:rsidR="3DB28B2C" w:rsidRPr="00065FC0" w:rsidRDefault="3DB28B2C" w:rsidP="134AD436">
            <w:pPr>
              <w:pStyle w:val="Texto"/>
            </w:pPr>
            <w:r w:rsidRPr="00065FC0">
              <w:t>Integrantes</w:t>
            </w:r>
          </w:p>
        </w:tc>
      </w:tr>
      <w:tr w:rsidR="134AD436" w:rsidRPr="00065FC0" w14:paraId="1CAD6270" w14:textId="77777777" w:rsidTr="134AD436">
        <w:trPr>
          <w:trHeight w:val="300"/>
        </w:trPr>
        <w:tc>
          <w:tcPr>
            <w:tcW w:w="4388" w:type="dxa"/>
          </w:tcPr>
          <w:p w14:paraId="4E3CD132" w14:textId="552106A4" w:rsidR="3DB28B2C" w:rsidRPr="00065FC0" w:rsidRDefault="3DB28B2C" w:rsidP="134AD436">
            <w:pPr>
              <w:pStyle w:val="Texto"/>
            </w:pPr>
            <w:proofErr w:type="spellStart"/>
            <w:r w:rsidRPr="00065FC0">
              <w:t>Product</w:t>
            </w:r>
            <w:proofErr w:type="spellEnd"/>
            <w:r w:rsidRPr="00065FC0">
              <w:t xml:space="preserve"> </w:t>
            </w:r>
            <w:proofErr w:type="spellStart"/>
            <w:r w:rsidRPr="00065FC0">
              <w:t>Owner</w:t>
            </w:r>
            <w:proofErr w:type="spellEnd"/>
          </w:p>
        </w:tc>
        <w:tc>
          <w:tcPr>
            <w:tcW w:w="4388" w:type="dxa"/>
          </w:tcPr>
          <w:p w14:paraId="4A43B667" w14:textId="2179D268" w:rsidR="3DB28B2C" w:rsidRPr="00065FC0" w:rsidRDefault="3DB28B2C" w:rsidP="134AD436">
            <w:pPr>
              <w:pStyle w:val="Texto"/>
            </w:pPr>
            <w:r w:rsidRPr="00065FC0">
              <w:t>Alison Viracocha</w:t>
            </w:r>
          </w:p>
        </w:tc>
      </w:tr>
      <w:tr w:rsidR="134AD436" w:rsidRPr="00065FC0" w14:paraId="41C3EC65" w14:textId="77777777" w:rsidTr="134AD436">
        <w:trPr>
          <w:trHeight w:val="300"/>
        </w:trPr>
        <w:tc>
          <w:tcPr>
            <w:tcW w:w="4388" w:type="dxa"/>
          </w:tcPr>
          <w:p w14:paraId="0D53FDE4" w14:textId="35C6932F" w:rsidR="3DB28B2C" w:rsidRPr="00065FC0" w:rsidRDefault="3DB28B2C" w:rsidP="134AD436">
            <w:pPr>
              <w:pStyle w:val="Texto"/>
            </w:pPr>
            <w:r w:rsidRPr="00065FC0">
              <w:t>Scrum Master</w:t>
            </w:r>
          </w:p>
        </w:tc>
        <w:tc>
          <w:tcPr>
            <w:tcW w:w="4388" w:type="dxa"/>
          </w:tcPr>
          <w:p w14:paraId="07FFEA1E" w14:textId="5A3A5A67" w:rsidR="3DB28B2C" w:rsidRPr="00065FC0" w:rsidRDefault="3DB28B2C" w:rsidP="134AD436">
            <w:pPr>
              <w:pStyle w:val="Texto"/>
            </w:pPr>
            <w:r w:rsidRPr="00065FC0">
              <w:t xml:space="preserve">Ing. </w:t>
            </w:r>
            <w:proofErr w:type="spellStart"/>
            <w:r w:rsidRPr="00065FC0">
              <w:t>Mgtr</w:t>
            </w:r>
            <w:proofErr w:type="spellEnd"/>
            <w:r w:rsidRPr="00065FC0">
              <w:t>. Juan Pablo Zaldumbide</w:t>
            </w:r>
          </w:p>
        </w:tc>
      </w:tr>
      <w:tr w:rsidR="134AD436" w:rsidRPr="00065FC0" w14:paraId="504E707D" w14:textId="77777777" w:rsidTr="134AD436">
        <w:trPr>
          <w:trHeight w:val="300"/>
        </w:trPr>
        <w:tc>
          <w:tcPr>
            <w:tcW w:w="4388" w:type="dxa"/>
          </w:tcPr>
          <w:p w14:paraId="61C9C23E" w14:textId="188A119A" w:rsidR="3DB28B2C" w:rsidRPr="00065FC0" w:rsidRDefault="3DB28B2C" w:rsidP="134AD436">
            <w:pPr>
              <w:pStyle w:val="Texto"/>
            </w:pPr>
            <w:proofErr w:type="spellStart"/>
            <w:r w:rsidRPr="00065FC0">
              <w:t>Development</w:t>
            </w:r>
            <w:proofErr w:type="spellEnd"/>
            <w:r w:rsidRPr="00065FC0">
              <w:t xml:space="preserve"> </w:t>
            </w:r>
            <w:proofErr w:type="spellStart"/>
            <w:r w:rsidRPr="00065FC0">
              <w:t>Team</w:t>
            </w:r>
            <w:proofErr w:type="spellEnd"/>
          </w:p>
        </w:tc>
        <w:tc>
          <w:tcPr>
            <w:tcW w:w="4388" w:type="dxa"/>
          </w:tcPr>
          <w:p w14:paraId="0577249C" w14:textId="71ADE058" w:rsidR="3DB28B2C" w:rsidRPr="00065FC0" w:rsidRDefault="3DB28B2C" w:rsidP="134AD436">
            <w:pPr>
              <w:pStyle w:val="Texto"/>
            </w:pPr>
            <w:r w:rsidRPr="00065FC0">
              <w:t>Joel Parra</w:t>
            </w:r>
          </w:p>
        </w:tc>
      </w:tr>
    </w:tbl>
    <w:p w14:paraId="3EFF3A97" w14:textId="0468A1CB" w:rsidR="134AD436" w:rsidRPr="00065FC0" w:rsidRDefault="134AD436" w:rsidP="134AD436">
      <w:pPr>
        <w:pStyle w:val="Texto"/>
      </w:pPr>
    </w:p>
    <w:p w14:paraId="1D013FAC" w14:textId="30B09579" w:rsidR="63C76C7A" w:rsidRPr="00065FC0" w:rsidRDefault="63C76C7A" w:rsidP="134AD436">
      <w:pPr>
        <w:pStyle w:val="Texto"/>
        <w:rPr>
          <w:b/>
          <w:bCs/>
        </w:rPr>
      </w:pPr>
      <w:r w:rsidRPr="00065FC0">
        <w:rPr>
          <w:b/>
          <w:bCs/>
        </w:rPr>
        <w:t>Artefactos</w:t>
      </w:r>
    </w:p>
    <w:p w14:paraId="7C19457E" w14:textId="48A89189" w:rsidR="63C76C7A" w:rsidRPr="00065FC0" w:rsidRDefault="63C76C7A" w:rsidP="134AD436">
      <w:pPr>
        <w:pStyle w:val="Texto"/>
        <w:rPr>
          <w:rFonts w:eastAsia="Calibri"/>
        </w:rPr>
      </w:pPr>
      <w:r w:rsidRPr="00065FC0">
        <w:rPr>
          <w:rFonts w:eastAsia="Calibri"/>
        </w:rPr>
        <w:t xml:space="preserve">En Scrum, los artefactos representan los elementos esenciales que reflejan el trabajo realizado y el valor generado durante el desarrollo del proyecto. Su función principal es garantizar la transparencia, la comunicación efectiva y la trazabilidad de los avances del </w:t>
      </w:r>
      <w:r w:rsidRPr="00065FC0">
        <w:rPr>
          <w:rFonts w:eastAsia="Calibri"/>
        </w:rPr>
        <w:lastRenderedPageBreak/>
        <w:t>equipo. Estos artefactos permiten que todos los involucrados compartan una misma base de conocimiento, facilitando la toma de decisiones oportunas y los ajustes necesarios en cada iteración [</w:t>
      </w:r>
      <w:r w:rsidR="00155B91" w:rsidRPr="00065FC0">
        <w:rPr>
          <w:rFonts w:eastAsia="Calibri"/>
        </w:rPr>
        <w:t>11</w:t>
      </w:r>
      <w:r w:rsidRPr="00065FC0">
        <w:rPr>
          <w:rFonts w:eastAsia="Calibri"/>
        </w:rPr>
        <w:t>].</w:t>
      </w:r>
    </w:p>
    <w:p w14:paraId="615F8F52" w14:textId="51F3F9F7" w:rsidR="63C76C7A" w:rsidRPr="00065FC0" w:rsidRDefault="63C76C7A" w:rsidP="134AD436">
      <w:pPr>
        <w:pStyle w:val="Texto"/>
        <w:rPr>
          <w:rFonts w:eastAsia="Calibri"/>
        </w:rPr>
      </w:pPr>
      <w:r w:rsidRPr="00065FC0">
        <w:rPr>
          <w:rFonts w:eastAsia="Calibri"/>
        </w:rPr>
        <w:t xml:space="preserve">En el contexto de este proyecto, se identifican tres artefactos principales: la Recopilación de Requerimientos, el </w:t>
      </w:r>
      <w:proofErr w:type="spellStart"/>
      <w:r w:rsidRPr="00065FC0">
        <w:rPr>
          <w:rFonts w:eastAsia="Calibri"/>
        </w:rPr>
        <w:t>Product</w:t>
      </w:r>
      <w:proofErr w:type="spellEnd"/>
      <w:r w:rsidRPr="00065FC0">
        <w:rPr>
          <w:rFonts w:eastAsia="Calibri"/>
        </w:rPr>
        <w:t xml:space="preserve"> Backlog y el Sprint Backlog, los cuales orientan y controlan el desarrollo de la aplicación móvil.</w:t>
      </w:r>
    </w:p>
    <w:p w14:paraId="7EFBCFD4" w14:textId="3AE006B9" w:rsidR="63C76C7A" w:rsidRPr="00065FC0" w:rsidRDefault="63C76C7A" w:rsidP="134AD436">
      <w:pPr>
        <w:pStyle w:val="Texto"/>
        <w:rPr>
          <w:rFonts w:eastAsia="Calibri"/>
          <w:b/>
          <w:bCs/>
        </w:rPr>
      </w:pPr>
      <w:r w:rsidRPr="00065FC0">
        <w:rPr>
          <w:rFonts w:eastAsia="Calibri"/>
          <w:b/>
          <w:bCs/>
        </w:rPr>
        <w:t>Recopilación de Requerimientos</w:t>
      </w:r>
    </w:p>
    <w:p w14:paraId="1BBD9522" w14:textId="16F0848F" w:rsidR="63C76C7A" w:rsidRPr="00065FC0" w:rsidRDefault="63C76C7A" w:rsidP="134AD436">
      <w:pPr>
        <w:pStyle w:val="Texto"/>
        <w:rPr>
          <w:rFonts w:eastAsia="Calibri"/>
        </w:rPr>
      </w:pPr>
      <w:r w:rsidRPr="00065FC0">
        <w:rPr>
          <w:rFonts w:eastAsia="Calibri"/>
        </w:rPr>
        <w:t>La identificación de requerimientos constituye una fase esencial para garantizar la correcta planificación y ejecución del proyecto. Este proceso permite definir con claridad las funcionalidades necesarias, estimar tiempos y delimitar el alcance del sistema, asegurando que los entregables respondan a las necesidades reales de la institución [</w:t>
      </w:r>
      <w:r w:rsidR="00D36438" w:rsidRPr="00065FC0">
        <w:rPr>
          <w:rFonts w:eastAsia="Calibri"/>
        </w:rPr>
        <w:t>1</w:t>
      </w:r>
      <w:r w:rsidRPr="00065FC0">
        <w:rPr>
          <w:rFonts w:eastAsia="Calibri"/>
        </w:rPr>
        <w:t>2].</w:t>
      </w:r>
    </w:p>
    <w:p w14:paraId="5CACF7A0" w14:textId="5A314DA6" w:rsidR="63C76C7A" w:rsidRPr="00065FC0" w:rsidRDefault="63C76C7A" w:rsidP="134AD436">
      <w:pPr>
        <w:pStyle w:val="Texto"/>
        <w:rPr>
          <w:rFonts w:eastAsia="Calibri"/>
        </w:rPr>
      </w:pPr>
      <w:r w:rsidRPr="00065FC0">
        <w:rPr>
          <w:rFonts w:eastAsia="Calibri"/>
        </w:rPr>
        <w:t xml:space="preserve">En el caso de la aplicación móvil para la Unidad Educativa Intercultural Bilingüe “Tránsito Amaguaña”, los requerimientos funcionales son recopilados por la </w:t>
      </w:r>
      <w:proofErr w:type="spellStart"/>
      <w:r w:rsidRPr="00065FC0">
        <w:rPr>
          <w:rFonts w:eastAsia="Calibri"/>
          <w:i/>
          <w:iCs/>
        </w:rPr>
        <w:t>Product</w:t>
      </w:r>
      <w:proofErr w:type="spellEnd"/>
      <w:r w:rsidRPr="00065FC0">
        <w:rPr>
          <w:rFonts w:eastAsia="Calibri"/>
          <w:i/>
          <w:iCs/>
        </w:rPr>
        <w:t xml:space="preserve"> </w:t>
      </w:r>
      <w:proofErr w:type="spellStart"/>
      <w:r w:rsidRPr="00065FC0">
        <w:rPr>
          <w:rFonts w:eastAsia="Calibri"/>
          <w:i/>
          <w:iCs/>
        </w:rPr>
        <w:t>Owner</w:t>
      </w:r>
      <w:proofErr w:type="spellEnd"/>
      <w:r w:rsidRPr="00065FC0">
        <w:rPr>
          <w:rFonts w:eastAsia="Calibri"/>
        </w:rPr>
        <w:t xml:space="preserve"> (Alison Viracocha) a partir de las reuniones con representantes de la institución. Estos requerimientos se enfocan en mejorar la comunicación institucional y facilitar el acceso a la información académica de los distintos usuarios (administradores, docentes y representantes/estudiantes).</w:t>
      </w:r>
    </w:p>
    <w:p w14:paraId="7D325913" w14:textId="2C76B77A" w:rsidR="63C76C7A" w:rsidRPr="00065FC0" w:rsidRDefault="63C76C7A" w:rsidP="134AD436">
      <w:pPr>
        <w:pStyle w:val="Texto"/>
        <w:rPr>
          <w:rFonts w:eastAsia="Calibri"/>
        </w:rPr>
      </w:pPr>
      <w:r w:rsidRPr="00065FC0">
        <w:rPr>
          <w:rFonts w:eastAsia="Calibri"/>
        </w:rPr>
        <w:t>A continuación, se presenta un ejemplo de formato utilizado para la recopilación de requerimientos:</w:t>
      </w:r>
    </w:p>
    <w:p w14:paraId="5B3D4BFA" w14:textId="04B285B2" w:rsidR="02751A64" w:rsidRPr="00065FC0" w:rsidRDefault="02751A64" w:rsidP="134AD436">
      <w:pPr>
        <w:pStyle w:val="Texto"/>
        <w:jc w:val="center"/>
      </w:pPr>
      <w:r w:rsidRPr="00065FC0">
        <w:rPr>
          <w:b/>
          <w:bCs/>
        </w:rPr>
        <w:t xml:space="preserve">Tabla 2.2 Formato de recopilación de requerimientos </w:t>
      </w:r>
    </w:p>
    <w:tbl>
      <w:tblPr>
        <w:tblStyle w:val="Tablaconcuadrcula"/>
        <w:tblW w:w="0" w:type="auto"/>
        <w:tblLayout w:type="fixed"/>
        <w:tblLook w:val="06A0" w:firstRow="1" w:lastRow="0" w:firstColumn="1" w:lastColumn="0" w:noHBand="1" w:noVBand="1"/>
      </w:tblPr>
      <w:tblGrid>
        <w:gridCol w:w="2925"/>
        <w:gridCol w:w="2265"/>
        <w:gridCol w:w="3585"/>
      </w:tblGrid>
      <w:tr w:rsidR="134AD436" w:rsidRPr="00065FC0" w14:paraId="207E97C4" w14:textId="77777777" w:rsidTr="134AD436">
        <w:trPr>
          <w:trHeight w:val="300"/>
        </w:trPr>
        <w:tc>
          <w:tcPr>
            <w:tcW w:w="2925" w:type="dxa"/>
          </w:tcPr>
          <w:p w14:paraId="41980789" w14:textId="35EF39F7" w:rsidR="02751A64" w:rsidRPr="00065FC0" w:rsidRDefault="02751A64" w:rsidP="134AD436">
            <w:pPr>
              <w:pStyle w:val="Texto"/>
              <w:rPr>
                <w:rFonts w:eastAsia="Calibri"/>
              </w:rPr>
            </w:pPr>
            <w:r w:rsidRPr="00065FC0">
              <w:rPr>
                <w:rFonts w:eastAsia="Calibri"/>
                <w:b/>
                <w:bCs/>
              </w:rPr>
              <w:t>Sistema</w:t>
            </w:r>
          </w:p>
        </w:tc>
        <w:tc>
          <w:tcPr>
            <w:tcW w:w="2265" w:type="dxa"/>
          </w:tcPr>
          <w:p w14:paraId="6BBD41FC" w14:textId="19B913C9" w:rsidR="02751A64" w:rsidRPr="00065FC0" w:rsidRDefault="02751A64" w:rsidP="134AD436">
            <w:pPr>
              <w:pStyle w:val="Texto"/>
              <w:rPr>
                <w:rFonts w:eastAsia="Calibri"/>
                <w:b/>
                <w:bCs/>
              </w:rPr>
            </w:pPr>
            <w:r w:rsidRPr="00065FC0">
              <w:rPr>
                <w:rFonts w:eastAsia="Calibri"/>
                <w:b/>
                <w:bCs/>
              </w:rPr>
              <w:t>RR</w:t>
            </w:r>
          </w:p>
        </w:tc>
        <w:tc>
          <w:tcPr>
            <w:tcW w:w="3585" w:type="dxa"/>
          </w:tcPr>
          <w:p w14:paraId="316A6473" w14:textId="26030B54" w:rsidR="02751A64" w:rsidRPr="00065FC0" w:rsidRDefault="02751A64" w:rsidP="134AD436">
            <w:pPr>
              <w:pStyle w:val="Texto"/>
              <w:rPr>
                <w:rFonts w:eastAsia="Calibri"/>
                <w:b/>
                <w:bCs/>
              </w:rPr>
            </w:pPr>
            <w:r w:rsidRPr="00065FC0">
              <w:rPr>
                <w:rFonts w:eastAsia="Calibri"/>
                <w:b/>
                <w:bCs/>
              </w:rPr>
              <w:t xml:space="preserve">Enunciado del </w:t>
            </w:r>
            <w:proofErr w:type="spellStart"/>
            <w:r w:rsidRPr="00065FC0">
              <w:rPr>
                <w:rFonts w:eastAsia="Calibri"/>
                <w:b/>
                <w:bCs/>
              </w:rPr>
              <w:t>item</w:t>
            </w:r>
            <w:proofErr w:type="spellEnd"/>
          </w:p>
        </w:tc>
      </w:tr>
      <w:tr w:rsidR="134AD436" w:rsidRPr="00065FC0" w14:paraId="26BC7AF6" w14:textId="77777777" w:rsidTr="134AD436">
        <w:trPr>
          <w:trHeight w:val="300"/>
        </w:trPr>
        <w:tc>
          <w:tcPr>
            <w:tcW w:w="2925" w:type="dxa"/>
          </w:tcPr>
          <w:p w14:paraId="23DBF726" w14:textId="7200B260" w:rsidR="02751A64" w:rsidRPr="00065FC0" w:rsidRDefault="02751A64" w:rsidP="134AD436">
            <w:pPr>
              <w:pStyle w:val="Texto"/>
              <w:rPr>
                <w:rFonts w:eastAsia="Calibri"/>
              </w:rPr>
            </w:pPr>
            <w:r w:rsidRPr="00065FC0">
              <w:rPr>
                <w:rFonts w:eastAsia="Calibri"/>
              </w:rPr>
              <w:t xml:space="preserve">App </w:t>
            </w:r>
            <w:proofErr w:type="spellStart"/>
            <w:r w:rsidRPr="00065FC0">
              <w:rPr>
                <w:rFonts w:eastAsia="Calibri"/>
              </w:rPr>
              <w:t>movil</w:t>
            </w:r>
            <w:proofErr w:type="spellEnd"/>
          </w:p>
        </w:tc>
        <w:tc>
          <w:tcPr>
            <w:tcW w:w="2265" w:type="dxa"/>
          </w:tcPr>
          <w:p w14:paraId="26520C6A" w14:textId="09D12196" w:rsidR="02751A64" w:rsidRPr="00065FC0" w:rsidRDefault="02751A64" w:rsidP="134AD436">
            <w:pPr>
              <w:pStyle w:val="Texto"/>
              <w:rPr>
                <w:rFonts w:eastAsia="Calibri"/>
              </w:rPr>
            </w:pPr>
            <w:r w:rsidRPr="00065FC0">
              <w:rPr>
                <w:rFonts w:eastAsia="Calibri"/>
              </w:rPr>
              <w:t>RR-001</w:t>
            </w:r>
          </w:p>
        </w:tc>
        <w:tc>
          <w:tcPr>
            <w:tcW w:w="3585" w:type="dxa"/>
          </w:tcPr>
          <w:p w14:paraId="1831663C" w14:textId="67AF3BA4" w:rsidR="02751A64" w:rsidRPr="00065FC0" w:rsidRDefault="02751A64" w:rsidP="134AD436">
            <w:pPr>
              <w:pStyle w:val="Texto"/>
            </w:pPr>
            <w:r w:rsidRPr="00065FC0">
              <w:t>Como estudiante o representante, deseo iniciar sesión para acceder a las calificaciones y comunicados institucionales.</w:t>
            </w:r>
          </w:p>
        </w:tc>
      </w:tr>
      <w:tr w:rsidR="134AD436" w:rsidRPr="00065FC0" w14:paraId="23A5464B" w14:textId="77777777" w:rsidTr="134AD436">
        <w:trPr>
          <w:trHeight w:val="300"/>
        </w:trPr>
        <w:tc>
          <w:tcPr>
            <w:tcW w:w="2925" w:type="dxa"/>
          </w:tcPr>
          <w:p w14:paraId="25328937" w14:textId="498E9476" w:rsidR="02751A64" w:rsidRPr="00065FC0" w:rsidRDefault="02751A64" w:rsidP="134AD436">
            <w:pPr>
              <w:pStyle w:val="Texto"/>
              <w:rPr>
                <w:rFonts w:eastAsia="Calibri"/>
              </w:rPr>
            </w:pPr>
            <w:r w:rsidRPr="00065FC0">
              <w:rPr>
                <w:rFonts w:eastAsia="Calibri"/>
              </w:rPr>
              <w:t xml:space="preserve">App </w:t>
            </w:r>
            <w:proofErr w:type="spellStart"/>
            <w:r w:rsidRPr="00065FC0">
              <w:rPr>
                <w:rFonts w:eastAsia="Calibri"/>
              </w:rPr>
              <w:t>movil</w:t>
            </w:r>
            <w:proofErr w:type="spellEnd"/>
          </w:p>
        </w:tc>
        <w:tc>
          <w:tcPr>
            <w:tcW w:w="2265" w:type="dxa"/>
          </w:tcPr>
          <w:p w14:paraId="353F6211" w14:textId="6071945C" w:rsidR="02751A64" w:rsidRPr="00065FC0" w:rsidRDefault="02751A64" w:rsidP="134AD436">
            <w:pPr>
              <w:pStyle w:val="Texto"/>
              <w:rPr>
                <w:rFonts w:eastAsia="Calibri"/>
              </w:rPr>
            </w:pPr>
            <w:r w:rsidRPr="00065FC0">
              <w:rPr>
                <w:rFonts w:eastAsia="Calibri"/>
              </w:rPr>
              <w:t>RR-002</w:t>
            </w:r>
          </w:p>
        </w:tc>
        <w:tc>
          <w:tcPr>
            <w:tcW w:w="3585" w:type="dxa"/>
          </w:tcPr>
          <w:p w14:paraId="68744BF1" w14:textId="78373A2A" w:rsidR="02751A64" w:rsidRPr="00065FC0" w:rsidRDefault="02751A64" w:rsidP="134AD436">
            <w:pPr>
              <w:pStyle w:val="Texto"/>
              <w:rPr>
                <w:rFonts w:eastAsia="Calibri"/>
              </w:rPr>
            </w:pPr>
            <w:r w:rsidRPr="00065FC0">
              <w:rPr>
                <w:rFonts w:eastAsia="Calibri"/>
              </w:rPr>
              <w:t>Como docente, deseo revisar las calificaciones y actividades de los estudiantes.</w:t>
            </w:r>
          </w:p>
        </w:tc>
      </w:tr>
    </w:tbl>
    <w:p w14:paraId="387BFF42" w14:textId="541DF21D" w:rsidR="134AD436" w:rsidRPr="00065FC0" w:rsidRDefault="134AD436" w:rsidP="134AD436">
      <w:pPr>
        <w:pStyle w:val="Texto"/>
        <w:rPr>
          <w:rFonts w:eastAsia="Calibri"/>
        </w:rPr>
      </w:pPr>
    </w:p>
    <w:p w14:paraId="6B9FA3E7" w14:textId="33CF7DB0" w:rsidR="02751A64" w:rsidRPr="00065FC0" w:rsidRDefault="02751A64" w:rsidP="134AD436">
      <w:pPr>
        <w:pStyle w:val="Texto"/>
        <w:rPr>
          <w:rFonts w:eastAsia="Calibri"/>
          <w:b/>
          <w:bCs/>
        </w:rPr>
      </w:pPr>
      <w:r w:rsidRPr="00065FC0">
        <w:rPr>
          <w:rFonts w:eastAsia="Calibri"/>
          <w:b/>
          <w:bCs/>
        </w:rPr>
        <w:t>Historias de Usuario</w:t>
      </w:r>
    </w:p>
    <w:p w14:paraId="78311A86" w14:textId="0FD30BC7" w:rsidR="02751A64" w:rsidRPr="00065FC0" w:rsidRDefault="02751A64" w:rsidP="134AD436">
      <w:pPr>
        <w:pStyle w:val="Texto"/>
        <w:rPr>
          <w:rFonts w:eastAsia="Calibri"/>
        </w:rPr>
      </w:pPr>
      <w:r w:rsidRPr="00065FC0">
        <w:rPr>
          <w:rFonts w:eastAsia="Calibri"/>
        </w:rPr>
        <w:t xml:space="preserve">Las historias de usuario constituyen la unidad básica de trabajo dentro del enfoque ágil. Permiten expresar, de forma breve y comprensible, las funcionalidades que el sistema debe </w:t>
      </w:r>
      <w:r w:rsidRPr="00065FC0">
        <w:rPr>
          <w:rFonts w:eastAsia="Calibri"/>
        </w:rPr>
        <w:lastRenderedPageBreak/>
        <w:t>ofrecer desde la perspectiva del usuario final [3].</w:t>
      </w:r>
      <w:r w:rsidRPr="00065FC0">
        <w:br/>
      </w:r>
      <w:r w:rsidRPr="00065FC0">
        <w:rPr>
          <w:rFonts w:eastAsia="Calibri"/>
        </w:rPr>
        <w:t xml:space="preserve">Cada historia define un propósito concreto y facilita la planificación de tareas durante los </w:t>
      </w:r>
      <w:proofErr w:type="spellStart"/>
      <w:r w:rsidRPr="00065FC0">
        <w:rPr>
          <w:rFonts w:eastAsia="Calibri"/>
          <w:i/>
          <w:iCs/>
        </w:rPr>
        <w:t>sprints</w:t>
      </w:r>
      <w:proofErr w:type="spellEnd"/>
      <w:r w:rsidRPr="00065FC0">
        <w:rPr>
          <w:rFonts w:eastAsia="Calibri"/>
        </w:rPr>
        <w:t>.</w:t>
      </w:r>
    </w:p>
    <w:p w14:paraId="463F9964" w14:textId="0A013977" w:rsidR="02751A64" w:rsidRPr="00065FC0" w:rsidRDefault="02751A64" w:rsidP="134AD436">
      <w:pPr>
        <w:pStyle w:val="Texto"/>
        <w:rPr>
          <w:rFonts w:eastAsia="Calibri"/>
        </w:rPr>
      </w:pPr>
      <w:r w:rsidRPr="00065FC0">
        <w:rPr>
          <w:rFonts w:eastAsia="Calibri"/>
        </w:rPr>
        <w:t>A continuación, se muestra un ejemplo de historia de usuario elaborada para este proyecto:</w:t>
      </w:r>
    </w:p>
    <w:p w14:paraId="0E0C64FC" w14:textId="32407D4C" w:rsidR="02751A64" w:rsidRPr="00065FC0" w:rsidRDefault="02751A64" w:rsidP="134AD436">
      <w:pPr>
        <w:pStyle w:val="Texto"/>
        <w:jc w:val="center"/>
        <w:rPr>
          <w:b/>
          <w:bCs/>
        </w:rPr>
      </w:pPr>
      <w:r w:rsidRPr="00065FC0">
        <w:rPr>
          <w:b/>
          <w:bCs/>
        </w:rPr>
        <w:t>Tabla 2.3 Ejemplificación de Historia de Usuario</w:t>
      </w:r>
    </w:p>
    <w:tbl>
      <w:tblPr>
        <w:tblStyle w:val="Tablaconcuadrcula"/>
        <w:tblW w:w="0" w:type="auto"/>
        <w:tblLook w:val="04A0" w:firstRow="1" w:lastRow="0" w:firstColumn="1" w:lastColumn="0" w:noHBand="0" w:noVBand="1"/>
      </w:tblPr>
      <w:tblGrid>
        <w:gridCol w:w="4388"/>
        <w:gridCol w:w="4389"/>
      </w:tblGrid>
      <w:tr w:rsidR="00A960E5" w:rsidRPr="00065FC0" w14:paraId="5D835AF4" w14:textId="77777777" w:rsidTr="00FA3FB0">
        <w:tc>
          <w:tcPr>
            <w:tcW w:w="8777" w:type="dxa"/>
            <w:gridSpan w:val="2"/>
          </w:tcPr>
          <w:p w14:paraId="1196B3FB" w14:textId="77777777" w:rsidR="00A960E5" w:rsidRPr="00065FC0" w:rsidRDefault="00A960E5" w:rsidP="00FA3FB0">
            <w:pPr>
              <w:pStyle w:val="Texto"/>
              <w:jc w:val="right"/>
              <w:rPr>
                <w:b/>
                <w:bCs/>
              </w:rPr>
            </w:pPr>
            <w:r w:rsidRPr="00065FC0">
              <w:rPr>
                <w:b/>
                <w:bCs/>
              </w:rPr>
              <w:t>HISTORIA DE USUARIO</w:t>
            </w:r>
          </w:p>
        </w:tc>
      </w:tr>
      <w:tr w:rsidR="00A960E5" w:rsidRPr="00065FC0" w14:paraId="03A2C2D4" w14:textId="77777777" w:rsidTr="00FA3FB0">
        <w:tc>
          <w:tcPr>
            <w:tcW w:w="4388" w:type="dxa"/>
          </w:tcPr>
          <w:p w14:paraId="13453A61" w14:textId="77777777" w:rsidR="00A960E5" w:rsidRPr="00065FC0" w:rsidRDefault="00A960E5" w:rsidP="00FA3FB0">
            <w:pPr>
              <w:pStyle w:val="Texto"/>
              <w:jc w:val="left"/>
              <w:rPr>
                <w:b/>
                <w:bCs/>
              </w:rPr>
            </w:pPr>
            <w:r w:rsidRPr="00065FC0">
              <w:rPr>
                <w:b/>
                <w:bCs/>
              </w:rPr>
              <w:t xml:space="preserve">Identificador (ID): </w:t>
            </w:r>
            <w:r w:rsidRPr="00065FC0">
              <w:t>HU002</w:t>
            </w:r>
          </w:p>
        </w:tc>
        <w:tc>
          <w:tcPr>
            <w:tcW w:w="4389" w:type="dxa"/>
          </w:tcPr>
          <w:p w14:paraId="61DD58C1" w14:textId="77777777" w:rsidR="00A960E5" w:rsidRPr="00065FC0" w:rsidRDefault="00A960E5" w:rsidP="00FA3FB0">
            <w:pPr>
              <w:pStyle w:val="Texto"/>
              <w:jc w:val="left"/>
              <w:rPr>
                <w:b/>
                <w:bCs/>
              </w:rPr>
            </w:pPr>
            <w:r w:rsidRPr="00065FC0">
              <w:rPr>
                <w:b/>
                <w:bCs/>
              </w:rPr>
              <w:t xml:space="preserve">Usuario: </w:t>
            </w:r>
            <w:r w:rsidRPr="00065FC0">
              <w:t>Estudiante / Padre de familia</w:t>
            </w:r>
          </w:p>
        </w:tc>
      </w:tr>
      <w:tr w:rsidR="00A960E5" w:rsidRPr="00065FC0" w14:paraId="53C5B858" w14:textId="77777777" w:rsidTr="00FA3FB0">
        <w:tc>
          <w:tcPr>
            <w:tcW w:w="8777" w:type="dxa"/>
            <w:gridSpan w:val="2"/>
          </w:tcPr>
          <w:p w14:paraId="1618E2E9" w14:textId="77777777" w:rsidR="00A960E5" w:rsidRPr="00065FC0" w:rsidRDefault="00A960E5" w:rsidP="00FA3FB0">
            <w:pPr>
              <w:pStyle w:val="Texto"/>
              <w:jc w:val="left"/>
              <w:rPr>
                <w:b/>
                <w:bCs/>
              </w:rPr>
            </w:pPr>
            <w:r w:rsidRPr="00065FC0">
              <w:rPr>
                <w:b/>
                <w:bCs/>
              </w:rPr>
              <w:t xml:space="preserve">Nombre de la historia: </w:t>
            </w:r>
            <w:r w:rsidRPr="00065FC0">
              <w:t xml:space="preserve">Revisar calificaciones    </w:t>
            </w:r>
          </w:p>
        </w:tc>
      </w:tr>
      <w:tr w:rsidR="00A960E5" w:rsidRPr="00065FC0" w14:paraId="3053FCD1" w14:textId="77777777" w:rsidTr="00FA3FB0">
        <w:tc>
          <w:tcPr>
            <w:tcW w:w="4388" w:type="dxa"/>
          </w:tcPr>
          <w:p w14:paraId="633DEE8B" w14:textId="77777777" w:rsidR="00A960E5" w:rsidRPr="00065FC0" w:rsidRDefault="00A960E5" w:rsidP="00FA3FB0">
            <w:pPr>
              <w:pStyle w:val="Texto"/>
              <w:jc w:val="left"/>
            </w:pPr>
            <w:r w:rsidRPr="00065FC0">
              <w:rPr>
                <w:b/>
                <w:bCs/>
              </w:rPr>
              <w:t xml:space="preserve">Prioridad en negocio: </w:t>
            </w:r>
            <w:r w:rsidRPr="00065FC0">
              <w:t>Alta</w:t>
            </w:r>
          </w:p>
        </w:tc>
        <w:tc>
          <w:tcPr>
            <w:tcW w:w="4389" w:type="dxa"/>
          </w:tcPr>
          <w:p w14:paraId="59F53DE2" w14:textId="77777777" w:rsidR="00A960E5" w:rsidRPr="00065FC0" w:rsidRDefault="00A960E5" w:rsidP="00FA3FB0">
            <w:pPr>
              <w:pStyle w:val="Texto"/>
              <w:jc w:val="left"/>
            </w:pPr>
            <w:r w:rsidRPr="00065FC0">
              <w:rPr>
                <w:b/>
                <w:bCs/>
              </w:rPr>
              <w:t xml:space="preserve">Riesgo de desarrollo: </w:t>
            </w:r>
            <w:r w:rsidRPr="00065FC0">
              <w:t>Medio</w:t>
            </w:r>
          </w:p>
        </w:tc>
      </w:tr>
      <w:tr w:rsidR="00A960E5" w:rsidRPr="00065FC0" w14:paraId="7BE2F66B" w14:textId="77777777" w:rsidTr="00FA3FB0">
        <w:tc>
          <w:tcPr>
            <w:tcW w:w="8777" w:type="dxa"/>
            <w:gridSpan w:val="2"/>
          </w:tcPr>
          <w:p w14:paraId="21169F1E" w14:textId="77777777" w:rsidR="00A960E5" w:rsidRPr="00065FC0" w:rsidRDefault="00A960E5" w:rsidP="00FA3FB0">
            <w:pPr>
              <w:pStyle w:val="Texto"/>
              <w:jc w:val="left"/>
              <w:rPr>
                <w:b/>
                <w:bCs/>
              </w:rPr>
            </w:pPr>
            <w:r w:rsidRPr="00065FC0">
              <w:rPr>
                <w:b/>
                <w:bCs/>
              </w:rPr>
              <w:t xml:space="preserve">Iteración asignada: 1 </w:t>
            </w:r>
          </w:p>
        </w:tc>
      </w:tr>
      <w:tr w:rsidR="00A960E5" w:rsidRPr="00065FC0" w14:paraId="24A8DFB8" w14:textId="77777777" w:rsidTr="00FA3FB0">
        <w:tc>
          <w:tcPr>
            <w:tcW w:w="8777" w:type="dxa"/>
            <w:gridSpan w:val="2"/>
          </w:tcPr>
          <w:p w14:paraId="4D1473BC"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4E24093D" w14:textId="77777777" w:rsidTr="00FA3FB0">
        <w:tc>
          <w:tcPr>
            <w:tcW w:w="8777" w:type="dxa"/>
            <w:gridSpan w:val="2"/>
          </w:tcPr>
          <w:p w14:paraId="7D9B694F" w14:textId="77777777" w:rsidR="00A960E5" w:rsidRPr="00065FC0" w:rsidRDefault="00A960E5" w:rsidP="00FA3FB0">
            <w:pPr>
              <w:pStyle w:val="Texto"/>
              <w:jc w:val="left"/>
              <w:rPr>
                <w:b/>
                <w:bCs/>
              </w:rPr>
            </w:pPr>
            <w:r w:rsidRPr="00065FC0">
              <w:rPr>
                <w:b/>
                <w:bCs/>
              </w:rPr>
              <w:t xml:space="preserve">Descripción: </w:t>
            </w:r>
            <w:r w:rsidRPr="00065FC0">
              <w:t>Como estudiante o padre de familia, quiero visualizar las calificaciones de cada materia para monitorear el rendimiento académico.</w:t>
            </w:r>
          </w:p>
        </w:tc>
      </w:tr>
      <w:tr w:rsidR="00A960E5" w:rsidRPr="00065FC0" w14:paraId="626060A7" w14:textId="77777777" w:rsidTr="00FA3FB0">
        <w:trPr>
          <w:trHeight w:val="70"/>
        </w:trPr>
        <w:tc>
          <w:tcPr>
            <w:tcW w:w="8777" w:type="dxa"/>
            <w:gridSpan w:val="2"/>
          </w:tcPr>
          <w:p w14:paraId="578347A5" w14:textId="77777777" w:rsidR="00A960E5" w:rsidRPr="00065FC0" w:rsidRDefault="00A960E5" w:rsidP="00FA3FB0">
            <w:pPr>
              <w:pStyle w:val="Texto"/>
              <w:jc w:val="left"/>
              <w:rPr>
                <w:b/>
                <w:bCs/>
              </w:rPr>
            </w:pPr>
            <w:r w:rsidRPr="00065FC0">
              <w:rPr>
                <w:b/>
                <w:bCs/>
              </w:rPr>
              <w:t xml:space="preserve">Observaciones: </w:t>
            </w:r>
            <w:r w:rsidRPr="00065FC0">
              <w:rPr>
                <w:rFonts w:eastAsia="Arial"/>
              </w:rPr>
              <w:t>El sistema debe mostrar las materias con su nota y resaltar aquellas reprobadas.</w:t>
            </w:r>
          </w:p>
        </w:tc>
      </w:tr>
    </w:tbl>
    <w:p w14:paraId="79C74345" w14:textId="78485F2B" w:rsidR="134AD436" w:rsidRPr="00065FC0" w:rsidRDefault="134AD436" w:rsidP="134AD436">
      <w:pPr>
        <w:pStyle w:val="Texto"/>
      </w:pPr>
    </w:p>
    <w:p w14:paraId="0EAF26B0" w14:textId="423E07F7" w:rsidR="407B09B4" w:rsidRPr="00065FC0" w:rsidRDefault="407B09B4" w:rsidP="134AD436">
      <w:pPr>
        <w:pStyle w:val="Texto"/>
        <w:rPr>
          <w:b/>
          <w:bCs/>
        </w:rPr>
      </w:pPr>
      <w:proofErr w:type="spellStart"/>
      <w:r w:rsidRPr="00065FC0">
        <w:rPr>
          <w:b/>
          <w:bCs/>
        </w:rPr>
        <w:t>Product</w:t>
      </w:r>
      <w:proofErr w:type="spellEnd"/>
      <w:r w:rsidRPr="00065FC0">
        <w:rPr>
          <w:b/>
          <w:bCs/>
        </w:rPr>
        <w:t xml:space="preserve"> Backlog</w:t>
      </w:r>
    </w:p>
    <w:p w14:paraId="27B7B568" w14:textId="7FD6CFAE" w:rsidR="407B09B4" w:rsidRPr="00065FC0" w:rsidRDefault="407B09B4" w:rsidP="134AD436">
      <w:pPr>
        <w:pStyle w:val="Texto"/>
      </w:pPr>
      <w:r w:rsidRPr="00065FC0">
        <w:t xml:space="preserve">El </w:t>
      </w:r>
      <w:proofErr w:type="spellStart"/>
      <w:r w:rsidRPr="00065FC0">
        <w:t>Product</w:t>
      </w:r>
      <w:proofErr w:type="spellEnd"/>
      <w:r w:rsidRPr="00065FC0">
        <w:t xml:space="preserve"> Backlog constituye la lista priorizada de tareas, funcionalidades y requerimientos que deben desarrollarse durante el proyecto. Este documento es dinámico y evoluciona conforme se reciben nuevas observaciones o necesidades desde la institución [</w:t>
      </w:r>
      <w:r w:rsidR="00D36438" w:rsidRPr="00065FC0">
        <w:t>13</w:t>
      </w:r>
      <w:r w:rsidRPr="00065FC0">
        <w:t>].</w:t>
      </w:r>
    </w:p>
    <w:p w14:paraId="087AE9E5" w14:textId="5A7785A1" w:rsidR="407B09B4" w:rsidRPr="00065FC0" w:rsidRDefault="407B09B4" w:rsidP="134AD436">
      <w:pPr>
        <w:pStyle w:val="Texto"/>
      </w:pPr>
      <w:r w:rsidRPr="00065FC0">
        <w:t xml:space="preserve">En el contexto de este proyecto, el </w:t>
      </w:r>
      <w:proofErr w:type="spellStart"/>
      <w:r w:rsidRPr="00065FC0">
        <w:t>Product</w:t>
      </w:r>
      <w:proofErr w:type="spellEnd"/>
      <w:r w:rsidRPr="00065FC0">
        <w:t xml:space="preserve"> </w:t>
      </w:r>
      <w:proofErr w:type="spellStart"/>
      <w:r w:rsidRPr="00065FC0">
        <w:t>Owner</w:t>
      </w:r>
      <w:proofErr w:type="spellEnd"/>
      <w:r w:rsidRPr="00065FC0">
        <w:t xml:space="preserve"> prioriza los ítems del backlog con base en su impacto en la experiencia del usuario y su relevancia funcional dentro del sistema académico.</w:t>
      </w:r>
    </w:p>
    <w:p w14:paraId="01F80550" w14:textId="4D3C852D" w:rsidR="407B09B4" w:rsidRPr="00065FC0" w:rsidRDefault="407B09B4" w:rsidP="134AD436">
      <w:pPr>
        <w:pStyle w:val="Texto"/>
        <w:jc w:val="center"/>
        <w:rPr>
          <w:b/>
          <w:bCs/>
        </w:rPr>
      </w:pPr>
      <w:r w:rsidRPr="00065FC0">
        <w:rPr>
          <w:b/>
          <w:bCs/>
        </w:rPr>
        <w:t xml:space="preserve">Tabla 2.4 Formato usado para el </w:t>
      </w:r>
      <w:proofErr w:type="spellStart"/>
      <w:r w:rsidRPr="00065FC0">
        <w:rPr>
          <w:b/>
          <w:bCs/>
        </w:rPr>
        <w:t>Product</w:t>
      </w:r>
      <w:proofErr w:type="spellEnd"/>
      <w:r w:rsidRPr="00065FC0">
        <w:rPr>
          <w:b/>
          <w:bCs/>
        </w:rPr>
        <w:t xml:space="preserve"> Backlog</w:t>
      </w:r>
    </w:p>
    <w:tbl>
      <w:tblPr>
        <w:tblStyle w:val="Tablaconcuadrcula"/>
        <w:tblW w:w="0" w:type="auto"/>
        <w:tblLayout w:type="fixed"/>
        <w:tblLook w:val="06A0" w:firstRow="1" w:lastRow="0" w:firstColumn="1" w:lastColumn="0" w:noHBand="1" w:noVBand="1"/>
      </w:tblPr>
      <w:tblGrid>
        <w:gridCol w:w="1020"/>
        <w:gridCol w:w="4080"/>
        <w:gridCol w:w="1338"/>
        <w:gridCol w:w="1166"/>
        <w:gridCol w:w="1215"/>
      </w:tblGrid>
      <w:tr w:rsidR="134AD436" w:rsidRPr="00065FC0" w14:paraId="5027606E" w14:textId="77777777" w:rsidTr="1D34DE71">
        <w:trPr>
          <w:trHeight w:val="300"/>
        </w:trPr>
        <w:tc>
          <w:tcPr>
            <w:tcW w:w="1020" w:type="dxa"/>
          </w:tcPr>
          <w:p w14:paraId="3AECA15E" w14:textId="40B4B863" w:rsidR="134AD436" w:rsidRPr="00065FC0" w:rsidRDefault="65E9F1EC" w:rsidP="1D34DE71">
            <w:pPr>
              <w:jc w:val="center"/>
              <w:rPr>
                <w:rFonts w:ascii="Arial" w:eastAsia="Arial" w:hAnsi="Arial" w:cs="Arial"/>
                <w:b/>
                <w:bCs/>
              </w:rPr>
            </w:pPr>
            <w:r w:rsidRPr="00065FC0">
              <w:rPr>
                <w:rFonts w:ascii="Arial" w:eastAsia="Arial" w:hAnsi="Arial" w:cs="Arial"/>
                <w:b/>
                <w:bCs/>
              </w:rPr>
              <w:t>ID-HU</w:t>
            </w:r>
          </w:p>
        </w:tc>
        <w:tc>
          <w:tcPr>
            <w:tcW w:w="4080" w:type="dxa"/>
          </w:tcPr>
          <w:p w14:paraId="6AE1D9CF" w14:textId="19E6D89D" w:rsidR="134AD436" w:rsidRPr="00065FC0" w:rsidRDefault="65E9F1EC" w:rsidP="1D34DE71">
            <w:pPr>
              <w:jc w:val="center"/>
              <w:rPr>
                <w:rFonts w:ascii="Arial" w:eastAsia="Arial" w:hAnsi="Arial" w:cs="Arial"/>
                <w:b/>
                <w:bCs/>
              </w:rPr>
            </w:pPr>
            <w:r w:rsidRPr="00065FC0">
              <w:rPr>
                <w:rFonts w:ascii="Arial" w:eastAsia="Arial" w:hAnsi="Arial" w:cs="Arial"/>
                <w:b/>
                <w:bCs/>
              </w:rPr>
              <w:t>Historia de Usuario</w:t>
            </w:r>
          </w:p>
        </w:tc>
        <w:tc>
          <w:tcPr>
            <w:tcW w:w="1338" w:type="dxa"/>
          </w:tcPr>
          <w:p w14:paraId="22C1D064" w14:textId="311C6394" w:rsidR="134AD436" w:rsidRPr="00065FC0" w:rsidRDefault="65E9F1EC" w:rsidP="1D34DE71">
            <w:pPr>
              <w:jc w:val="center"/>
              <w:rPr>
                <w:rFonts w:ascii="Arial" w:eastAsia="Arial" w:hAnsi="Arial" w:cs="Arial"/>
                <w:b/>
                <w:bCs/>
              </w:rPr>
            </w:pPr>
            <w:r w:rsidRPr="00065FC0">
              <w:rPr>
                <w:rFonts w:ascii="Arial" w:eastAsia="Arial" w:hAnsi="Arial" w:cs="Arial"/>
                <w:b/>
                <w:bCs/>
              </w:rPr>
              <w:t>Iteración</w:t>
            </w:r>
          </w:p>
        </w:tc>
        <w:tc>
          <w:tcPr>
            <w:tcW w:w="1166" w:type="dxa"/>
          </w:tcPr>
          <w:p w14:paraId="22D3C21C" w14:textId="28CAB1B0" w:rsidR="134AD436" w:rsidRPr="00065FC0" w:rsidRDefault="65E9F1EC" w:rsidP="1D34DE71">
            <w:pPr>
              <w:jc w:val="center"/>
              <w:rPr>
                <w:rFonts w:ascii="Arial" w:eastAsia="Arial" w:hAnsi="Arial" w:cs="Arial"/>
                <w:b/>
                <w:bCs/>
              </w:rPr>
            </w:pPr>
            <w:r w:rsidRPr="00065FC0">
              <w:rPr>
                <w:rFonts w:ascii="Arial" w:eastAsia="Arial" w:hAnsi="Arial" w:cs="Arial"/>
                <w:b/>
                <w:bCs/>
              </w:rPr>
              <w:t>Estado</w:t>
            </w:r>
          </w:p>
        </w:tc>
        <w:tc>
          <w:tcPr>
            <w:tcW w:w="1215" w:type="dxa"/>
          </w:tcPr>
          <w:p w14:paraId="5AE3B08B" w14:textId="141F82F3" w:rsidR="134AD436" w:rsidRPr="00065FC0" w:rsidRDefault="65E9F1EC" w:rsidP="1D34DE71">
            <w:pPr>
              <w:jc w:val="center"/>
              <w:rPr>
                <w:rFonts w:ascii="Arial" w:eastAsia="Arial" w:hAnsi="Arial" w:cs="Arial"/>
                <w:b/>
                <w:bCs/>
              </w:rPr>
            </w:pPr>
            <w:r w:rsidRPr="00065FC0">
              <w:rPr>
                <w:rFonts w:ascii="Arial" w:eastAsia="Arial" w:hAnsi="Arial" w:cs="Arial"/>
                <w:b/>
                <w:bCs/>
              </w:rPr>
              <w:t>Prioridad</w:t>
            </w:r>
          </w:p>
        </w:tc>
      </w:tr>
      <w:tr w:rsidR="134AD436" w:rsidRPr="00065FC0" w14:paraId="141787BA" w14:textId="77777777" w:rsidTr="1D34DE71">
        <w:trPr>
          <w:trHeight w:val="300"/>
        </w:trPr>
        <w:tc>
          <w:tcPr>
            <w:tcW w:w="1020" w:type="dxa"/>
          </w:tcPr>
          <w:p w14:paraId="75421CE3" w14:textId="50E43549" w:rsidR="134AD436" w:rsidRPr="00065FC0" w:rsidRDefault="65E9F1EC" w:rsidP="1D34DE71">
            <w:pPr>
              <w:rPr>
                <w:rFonts w:ascii="Arial" w:eastAsia="Arial" w:hAnsi="Arial" w:cs="Arial"/>
              </w:rPr>
            </w:pPr>
            <w:r w:rsidRPr="00065FC0">
              <w:rPr>
                <w:rFonts w:ascii="Arial" w:eastAsia="Arial" w:hAnsi="Arial" w:cs="Arial"/>
              </w:rPr>
              <w:t>HU001</w:t>
            </w:r>
          </w:p>
        </w:tc>
        <w:tc>
          <w:tcPr>
            <w:tcW w:w="4080" w:type="dxa"/>
          </w:tcPr>
          <w:p w14:paraId="653F0369" w14:textId="67B8E5A7" w:rsidR="134AD436" w:rsidRPr="00065FC0" w:rsidRDefault="65E9F1EC" w:rsidP="1D34DE71">
            <w:pPr>
              <w:rPr>
                <w:rFonts w:ascii="Arial" w:eastAsia="Arial" w:hAnsi="Arial" w:cs="Arial"/>
              </w:rPr>
            </w:pPr>
            <w:r w:rsidRPr="00065FC0">
              <w:rPr>
                <w:rFonts w:ascii="Arial" w:eastAsia="Arial" w:hAnsi="Arial" w:cs="Arial"/>
              </w:rPr>
              <w:t>Iniciar sesión (docente, estudiante, administrador)</w:t>
            </w:r>
          </w:p>
        </w:tc>
        <w:tc>
          <w:tcPr>
            <w:tcW w:w="1338" w:type="dxa"/>
          </w:tcPr>
          <w:p w14:paraId="606675ED" w14:textId="2D19BD65" w:rsidR="134AD436" w:rsidRPr="00065FC0" w:rsidRDefault="65E9F1EC" w:rsidP="1D34DE71">
            <w:pPr>
              <w:rPr>
                <w:rFonts w:ascii="Arial" w:eastAsia="Arial" w:hAnsi="Arial" w:cs="Arial"/>
              </w:rPr>
            </w:pPr>
            <w:r w:rsidRPr="00065FC0">
              <w:rPr>
                <w:rFonts w:ascii="Arial" w:eastAsia="Arial" w:hAnsi="Arial" w:cs="Arial"/>
              </w:rPr>
              <w:t>1</w:t>
            </w:r>
          </w:p>
        </w:tc>
        <w:tc>
          <w:tcPr>
            <w:tcW w:w="1166" w:type="dxa"/>
          </w:tcPr>
          <w:p w14:paraId="19A7856C" w14:textId="27DDFD5C" w:rsidR="134AD436" w:rsidRPr="00065FC0" w:rsidRDefault="65E9F1EC" w:rsidP="1D34DE71">
            <w:pPr>
              <w:rPr>
                <w:rFonts w:ascii="Arial" w:eastAsia="Arial" w:hAnsi="Arial" w:cs="Arial"/>
              </w:rPr>
            </w:pPr>
            <w:r w:rsidRPr="00065FC0">
              <w:rPr>
                <w:rFonts w:ascii="Arial" w:eastAsia="Arial" w:hAnsi="Arial" w:cs="Arial"/>
              </w:rPr>
              <w:t>Finalizado</w:t>
            </w:r>
          </w:p>
        </w:tc>
        <w:tc>
          <w:tcPr>
            <w:tcW w:w="1215" w:type="dxa"/>
          </w:tcPr>
          <w:p w14:paraId="014CDE9A" w14:textId="47472C5D" w:rsidR="134AD436" w:rsidRPr="00065FC0" w:rsidRDefault="65E9F1EC" w:rsidP="1D34DE71">
            <w:pPr>
              <w:rPr>
                <w:rFonts w:ascii="Arial" w:eastAsia="Arial" w:hAnsi="Arial" w:cs="Arial"/>
              </w:rPr>
            </w:pPr>
            <w:r w:rsidRPr="00065FC0">
              <w:rPr>
                <w:rFonts w:ascii="Arial" w:eastAsia="Arial" w:hAnsi="Arial" w:cs="Arial"/>
              </w:rPr>
              <w:t>Alta</w:t>
            </w:r>
          </w:p>
        </w:tc>
      </w:tr>
      <w:tr w:rsidR="134AD436" w:rsidRPr="00065FC0" w14:paraId="35E690E4" w14:textId="77777777" w:rsidTr="1D34DE71">
        <w:trPr>
          <w:trHeight w:val="300"/>
        </w:trPr>
        <w:tc>
          <w:tcPr>
            <w:tcW w:w="1020" w:type="dxa"/>
          </w:tcPr>
          <w:p w14:paraId="70C379F1" w14:textId="577940BC" w:rsidR="134AD436" w:rsidRPr="00065FC0" w:rsidRDefault="65E9F1EC" w:rsidP="1D34DE71">
            <w:pPr>
              <w:rPr>
                <w:rFonts w:ascii="Arial" w:eastAsia="Arial" w:hAnsi="Arial" w:cs="Arial"/>
              </w:rPr>
            </w:pPr>
            <w:r w:rsidRPr="00065FC0">
              <w:rPr>
                <w:rFonts w:ascii="Arial" w:eastAsia="Arial" w:hAnsi="Arial" w:cs="Arial"/>
              </w:rPr>
              <w:t>HU002</w:t>
            </w:r>
          </w:p>
        </w:tc>
        <w:tc>
          <w:tcPr>
            <w:tcW w:w="4080" w:type="dxa"/>
          </w:tcPr>
          <w:p w14:paraId="6C6B0DF4" w14:textId="46F6C912" w:rsidR="134AD436" w:rsidRPr="00065FC0" w:rsidRDefault="65E9F1EC" w:rsidP="1D34DE71">
            <w:pPr>
              <w:rPr>
                <w:rFonts w:ascii="Arial" w:eastAsia="Arial" w:hAnsi="Arial" w:cs="Arial"/>
              </w:rPr>
            </w:pPr>
            <w:r w:rsidRPr="00065FC0">
              <w:rPr>
                <w:rFonts w:ascii="Arial" w:eastAsia="Arial" w:hAnsi="Arial" w:cs="Arial"/>
              </w:rPr>
              <w:t>R</w:t>
            </w:r>
            <w:r w:rsidR="14845A45" w:rsidRPr="00065FC0">
              <w:rPr>
                <w:rFonts w:ascii="Arial" w:eastAsia="Arial" w:hAnsi="Arial" w:cs="Arial"/>
              </w:rPr>
              <w:t>evis</w:t>
            </w:r>
            <w:r w:rsidRPr="00065FC0">
              <w:rPr>
                <w:rFonts w:ascii="Arial" w:eastAsia="Arial" w:hAnsi="Arial" w:cs="Arial"/>
              </w:rPr>
              <w:t>ar calificaciones</w:t>
            </w:r>
          </w:p>
        </w:tc>
        <w:tc>
          <w:tcPr>
            <w:tcW w:w="1338" w:type="dxa"/>
          </w:tcPr>
          <w:p w14:paraId="0C375593" w14:textId="744180EB" w:rsidR="134AD436" w:rsidRPr="00065FC0" w:rsidRDefault="65E9F1EC" w:rsidP="1D34DE71">
            <w:pPr>
              <w:rPr>
                <w:rFonts w:ascii="Arial" w:eastAsia="Arial" w:hAnsi="Arial" w:cs="Arial"/>
              </w:rPr>
            </w:pPr>
            <w:r w:rsidRPr="00065FC0">
              <w:rPr>
                <w:rFonts w:ascii="Arial" w:eastAsia="Arial" w:hAnsi="Arial" w:cs="Arial"/>
              </w:rPr>
              <w:t>1</w:t>
            </w:r>
          </w:p>
        </w:tc>
        <w:tc>
          <w:tcPr>
            <w:tcW w:w="1166" w:type="dxa"/>
          </w:tcPr>
          <w:p w14:paraId="737F5B8F" w14:textId="26C1805B" w:rsidR="134AD436" w:rsidRPr="00065FC0" w:rsidRDefault="65E9F1EC" w:rsidP="1D34DE71">
            <w:pPr>
              <w:rPr>
                <w:rFonts w:ascii="Arial" w:eastAsia="Arial" w:hAnsi="Arial" w:cs="Arial"/>
              </w:rPr>
            </w:pPr>
            <w:r w:rsidRPr="00065FC0">
              <w:rPr>
                <w:rFonts w:ascii="Arial" w:eastAsia="Arial" w:hAnsi="Arial" w:cs="Arial"/>
              </w:rPr>
              <w:t>En progreso</w:t>
            </w:r>
          </w:p>
        </w:tc>
        <w:tc>
          <w:tcPr>
            <w:tcW w:w="1215" w:type="dxa"/>
          </w:tcPr>
          <w:p w14:paraId="1AB4FA64" w14:textId="7459AEEA" w:rsidR="134AD436" w:rsidRPr="00065FC0" w:rsidRDefault="65E9F1EC" w:rsidP="1D34DE71">
            <w:pPr>
              <w:rPr>
                <w:rFonts w:ascii="Arial" w:eastAsia="Arial" w:hAnsi="Arial" w:cs="Arial"/>
              </w:rPr>
            </w:pPr>
            <w:r w:rsidRPr="00065FC0">
              <w:rPr>
                <w:rFonts w:ascii="Arial" w:eastAsia="Arial" w:hAnsi="Arial" w:cs="Arial"/>
              </w:rPr>
              <w:t>Alta</w:t>
            </w:r>
          </w:p>
        </w:tc>
      </w:tr>
      <w:tr w:rsidR="134AD436" w:rsidRPr="00065FC0" w14:paraId="0D9AA559" w14:textId="77777777" w:rsidTr="1D34DE71">
        <w:trPr>
          <w:trHeight w:val="300"/>
        </w:trPr>
        <w:tc>
          <w:tcPr>
            <w:tcW w:w="1020" w:type="dxa"/>
          </w:tcPr>
          <w:p w14:paraId="263C5AC2" w14:textId="51498D8C" w:rsidR="134AD436" w:rsidRPr="00065FC0" w:rsidRDefault="65E9F1EC" w:rsidP="1D34DE71">
            <w:pPr>
              <w:rPr>
                <w:rFonts w:ascii="Arial" w:eastAsia="Arial" w:hAnsi="Arial" w:cs="Arial"/>
              </w:rPr>
            </w:pPr>
            <w:r w:rsidRPr="00065FC0">
              <w:rPr>
                <w:rFonts w:ascii="Arial" w:eastAsia="Arial" w:hAnsi="Arial" w:cs="Arial"/>
              </w:rPr>
              <w:t>HU003</w:t>
            </w:r>
          </w:p>
        </w:tc>
        <w:tc>
          <w:tcPr>
            <w:tcW w:w="4080" w:type="dxa"/>
          </w:tcPr>
          <w:p w14:paraId="7D2EB4B8" w14:textId="24F6C449" w:rsidR="134AD436" w:rsidRPr="00065FC0" w:rsidRDefault="65E9F1EC" w:rsidP="1D34DE71">
            <w:pPr>
              <w:rPr>
                <w:rFonts w:ascii="Arial" w:eastAsia="Arial" w:hAnsi="Arial" w:cs="Arial"/>
              </w:rPr>
            </w:pPr>
            <w:r w:rsidRPr="00065FC0">
              <w:rPr>
                <w:rFonts w:ascii="Arial" w:eastAsia="Arial" w:hAnsi="Arial" w:cs="Arial"/>
              </w:rPr>
              <w:t>C</w:t>
            </w:r>
            <w:r w:rsidR="59541CE7" w:rsidRPr="00065FC0">
              <w:rPr>
                <w:rFonts w:ascii="Arial" w:eastAsia="Arial" w:hAnsi="Arial" w:cs="Arial"/>
              </w:rPr>
              <w:t xml:space="preserve">errar sesión </w:t>
            </w:r>
          </w:p>
        </w:tc>
        <w:tc>
          <w:tcPr>
            <w:tcW w:w="1338" w:type="dxa"/>
          </w:tcPr>
          <w:p w14:paraId="1DBA1DE1" w14:textId="4D09A11F" w:rsidR="134AD436" w:rsidRPr="00065FC0" w:rsidRDefault="65E9F1EC" w:rsidP="1D34DE71">
            <w:pPr>
              <w:rPr>
                <w:rFonts w:ascii="Arial" w:eastAsia="Arial" w:hAnsi="Arial" w:cs="Arial"/>
              </w:rPr>
            </w:pPr>
            <w:r w:rsidRPr="00065FC0">
              <w:rPr>
                <w:rFonts w:ascii="Arial" w:eastAsia="Arial" w:hAnsi="Arial" w:cs="Arial"/>
              </w:rPr>
              <w:t>2</w:t>
            </w:r>
          </w:p>
        </w:tc>
        <w:tc>
          <w:tcPr>
            <w:tcW w:w="1166" w:type="dxa"/>
          </w:tcPr>
          <w:p w14:paraId="62C8B594" w14:textId="3A2BF519" w:rsidR="134AD436" w:rsidRPr="00065FC0" w:rsidRDefault="65E9F1EC" w:rsidP="1D34DE71">
            <w:pPr>
              <w:rPr>
                <w:rFonts w:ascii="Arial" w:eastAsia="Arial" w:hAnsi="Arial" w:cs="Arial"/>
              </w:rPr>
            </w:pPr>
            <w:r w:rsidRPr="00065FC0">
              <w:rPr>
                <w:rFonts w:ascii="Arial" w:eastAsia="Arial" w:hAnsi="Arial" w:cs="Arial"/>
              </w:rPr>
              <w:t>Pendiente</w:t>
            </w:r>
          </w:p>
        </w:tc>
        <w:tc>
          <w:tcPr>
            <w:tcW w:w="1215" w:type="dxa"/>
          </w:tcPr>
          <w:p w14:paraId="3B5BBB38" w14:textId="12EFCE14" w:rsidR="134AD436" w:rsidRPr="00065FC0" w:rsidRDefault="65E9F1EC" w:rsidP="1D34DE71">
            <w:pPr>
              <w:rPr>
                <w:rFonts w:ascii="Arial" w:eastAsia="Arial" w:hAnsi="Arial" w:cs="Arial"/>
              </w:rPr>
            </w:pPr>
            <w:r w:rsidRPr="00065FC0">
              <w:rPr>
                <w:rFonts w:ascii="Arial" w:eastAsia="Arial" w:hAnsi="Arial" w:cs="Arial"/>
              </w:rPr>
              <w:t>Media</w:t>
            </w:r>
          </w:p>
        </w:tc>
      </w:tr>
    </w:tbl>
    <w:p w14:paraId="2E510A75" w14:textId="5913C24B" w:rsidR="134AD436" w:rsidRPr="00065FC0" w:rsidRDefault="134AD436">
      <w:pPr>
        <w:rPr>
          <w:rFonts w:ascii="Arial" w:hAnsi="Arial" w:cs="Arial"/>
          <w:rPrChange w:id="368" w:author="JOEL ALEJANDRO PARRA MARANON" w:date="2025-12-07T21:04:00Z" w16du:dateUtc="2025-12-08T02:04:00Z">
            <w:rPr/>
          </w:rPrChange>
        </w:rPr>
      </w:pPr>
    </w:p>
    <w:p w14:paraId="10B9DC0D" w14:textId="77777777" w:rsidR="003A78F3" w:rsidRPr="00065FC0" w:rsidRDefault="003A78F3">
      <w:pPr>
        <w:rPr>
          <w:rFonts w:ascii="Arial" w:hAnsi="Arial" w:cs="Arial"/>
          <w:rPrChange w:id="369" w:author="JOEL ALEJANDRO PARRA MARANON" w:date="2025-12-07T21:04:00Z" w16du:dateUtc="2025-12-08T02:04:00Z">
            <w:rPr/>
          </w:rPrChange>
        </w:rPr>
      </w:pPr>
    </w:p>
    <w:p w14:paraId="0525F354" w14:textId="77777777" w:rsidR="003A78F3" w:rsidRPr="00065FC0" w:rsidRDefault="003A78F3">
      <w:pPr>
        <w:rPr>
          <w:rFonts w:ascii="Arial" w:hAnsi="Arial" w:cs="Arial"/>
          <w:rPrChange w:id="370" w:author="JOEL ALEJANDRO PARRA MARANON" w:date="2025-12-07T21:04:00Z" w16du:dateUtc="2025-12-08T02:04:00Z">
            <w:rPr/>
          </w:rPrChange>
        </w:rPr>
      </w:pPr>
    </w:p>
    <w:p w14:paraId="609A4082" w14:textId="14E34AD4" w:rsidR="05700E46" w:rsidRPr="00065FC0" w:rsidRDefault="05700E46" w:rsidP="134AD436">
      <w:pPr>
        <w:pStyle w:val="Texto"/>
        <w:rPr>
          <w:rFonts w:eastAsia="Calibri"/>
          <w:b/>
          <w:bCs/>
        </w:rPr>
      </w:pPr>
      <w:r w:rsidRPr="00065FC0">
        <w:rPr>
          <w:rFonts w:eastAsia="Calibri"/>
          <w:b/>
          <w:bCs/>
        </w:rPr>
        <w:lastRenderedPageBreak/>
        <w:t>Sprint Backlog</w:t>
      </w:r>
    </w:p>
    <w:p w14:paraId="00760C22" w14:textId="3E3B3F70" w:rsidR="05700E46" w:rsidRPr="00065FC0" w:rsidRDefault="05700E46" w:rsidP="134AD436">
      <w:pPr>
        <w:pStyle w:val="Texto"/>
        <w:rPr>
          <w:rFonts w:eastAsia="Calibri"/>
        </w:rPr>
      </w:pPr>
      <w:r w:rsidRPr="00065FC0">
        <w:rPr>
          <w:rFonts w:eastAsia="Calibri"/>
        </w:rPr>
        <w:t xml:space="preserve">El Sprint Backlog se deriva directamente del </w:t>
      </w:r>
      <w:proofErr w:type="spellStart"/>
      <w:r w:rsidRPr="00065FC0">
        <w:rPr>
          <w:rFonts w:eastAsia="Calibri"/>
          <w:i/>
          <w:iCs/>
        </w:rPr>
        <w:t>Product</w:t>
      </w:r>
      <w:proofErr w:type="spellEnd"/>
      <w:r w:rsidRPr="00065FC0">
        <w:rPr>
          <w:rFonts w:eastAsia="Calibri"/>
          <w:i/>
          <w:iCs/>
        </w:rPr>
        <w:t xml:space="preserve"> Backlog</w:t>
      </w:r>
      <w:r w:rsidRPr="00065FC0">
        <w:rPr>
          <w:rFonts w:eastAsia="Calibri"/>
        </w:rPr>
        <w:t xml:space="preserve"> y contiene la lista de tareas específicas que se ejecutan durante cada sprint. Este artefacto permite organizar el trabajo en periodos cortos y controlados, asegurando que cada entrega incremente el valor del producto y cumpla con los objetivos definidos [</w:t>
      </w:r>
      <w:r w:rsidR="003A78F3" w:rsidRPr="00065FC0">
        <w:rPr>
          <w:rFonts w:eastAsia="Calibri"/>
        </w:rPr>
        <w:t>14</w:t>
      </w:r>
      <w:r w:rsidRPr="00065FC0">
        <w:rPr>
          <w:rFonts w:eastAsia="Calibri"/>
        </w:rPr>
        <w:t>].</w:t>
      </w:r>
    </w:p>
    <w:p w14:paraId="0D309534" w14:textId="72FE5207" w:rsidR="05700E46" w:rsidRPr="00065FC0" w:rsidRDefault="05700E46" w:rsidP="134AD436">
      <w:pPr>
        <w:pStyle w:val="Texto"/>
        <w:rPr>
          <w:rFonts w:eastAsia="Calibri"/>
        </w:rPr>
      </w:pPr>
      <w:r w:rsidRPr="00065FC0">
        <w:rPr>
          <w:rFonts w:eastAsia="Calibri"/>
        </w:rPr>
        <w:t xml:space="preserve">A continuación, se presenta un ejemplo del formato utilizado para el registro de los </w:t>
      </w:r>
      <w:proofErr w:type="spellStart"/>
      <w:r w:rsidRPr="00065FC0">
        <w:rPr>
          <w:rFonts w:eastAsia="Calibri"/>
          <w:i/>
          <w:iCs/>
        </w:rPr>
        <w:t>sprints</w:t>
      </w:r>
      <w:proofErr w:type="spellEnd"/>
      <w:r w:rsidRPr="00065FC0">
        <w:rPr>
          <w:rFonts w:eastAsia="Calibri"/>
        </w:rPr>
        <w:t xml:space="preserve"> en el proyecto:</w:t>
      </w:r>
    </w:p>
    <w:p w14:paraId="1548A9E9" w14:textId="2C1F6ED9" w:rsidR="134AD436" w:rsidRPr="00065FC0" w:rsidRDefault="134AD436" w:rsidP="1D34DE71">
      <w:pPr>
        <w:pStyle w:val="Texto"/>
        <w:jc w:val="center"/>
        <w:rPr>
          <w:rFonts w:eastAsia="Arial"/>
          <w:b/>
          <w:bCs/>
        </w:rPr>
      </w:pPr>
    </w:p>
    <w:tbl>
      <w:tblPr>
        <w:tblStyle w:val="Tablaconcuadrcula"/>
        <w:tblW w:w="8940" w:type="dxa"/>
        <w:tblInd w:w="-90" w:type="dxa"/>
        <w:tblLayout w:type="fixed"/>
        <w:tblLook w:val="06A0" w:firstRow="1" w:lastRow="0" w:firstColumn="1" w:lastColumn="0" w:noHBand="1" w:noVBand="1"/>
      </w:tblPr>
      <w:tblGrid>
        <w:gridCol w:w="1050"/>
        <w:gridCol w:w="4620"/>
        <w:gridCol w:w="1440"/>
        <w:gridCol w:w="1830"/>
      </w:tblGrid>
      <w:tr w:rsidR="134AD436" w:rsidRPr="00065FC0" w14:paraId="7D96E1BB" w14:textId="77777777" w:rsidTr="1D34DE71">
        <w:trPr>
          <w:trHeight w:val="300"/>
        </w:trPr>
        <w:tc>
          <w:tcPr>
            <w:tcW w:w="1050" w:type="dxa"/>
          </w:tcPr>
          <w:p w14:paraId="51C509E0" w14:textId="69AF16DC" w:rsidR="134AD436" w:rsidRPr="00065FC0" w:rsidRDefault="65E9F1EC" w:rsidP="1D34DE71">
            <w:pPr>
              <w:jc w:val="center"/>
              <w:rPr>
                <w:rFonts w:ascii="Arial" w:eastAsia="Arial" w:hAnsi="Arial" w:cs="Arial"/>
                <w:b/>
                <w:bCs/>
              </w:rPr>
            </w:pPr>
            <w:r w:rsidRPr="00065FC0">
              <w:rPr>
                <w:rFonts w:ascii="Arial" w:eastAsia="Arial" w:hAnsi="Arial" w:cs="Arial"/>
                <w:b/>
                <w:bCs/>
              </w:rPr>
              <w:t>Sprint</w:t>
            </w:r>
          </w:p>
        </w:tc>
        <w:tc>
          <w:tcPr>
            <w:tcW w:w="4620" w:type="dxa"/>
          </w:tcPr>
          <w:p w14:paraId="4D06BB5C" w14:textId="0E30D010" w:rsidR="134AD436" w:rsidRPr="00065FC0" w:rsidRDefault="65E9F1EC" w:rsidP="1D34DE71">
            <w:pPr>
              <w:jc w:val="center"/>
              <w:rPr>
                <w:rFonts w:ascii="Arial" w:eastAsia="Arial" w:hAnsi="Arial" w:cs="Arial"/>
                <w:b/>
                <w:bCs/>
              </w:rPr>
            </w:pPr>
            <w:r w:rsidRPr="00065FC0">
              <w:rPr>
                <w:rFonts w:ascii="Arial" w:eastAsia="Arial" w:hAnsi="Arial" w:cs="Arial"/>
                <w:b/>
                <w:bCs/>
              </w:rPr>
              <w:t>Tareas Principales</w:t>
            </w:r>
          </w:p>
        </w:tc>
        <w:tc>
          <w:tcPr>
            <w:tcW w:w="1440" w:type="dxa"/>
          </w:tcPr>
          <w:p w14:paraId="57510BE9" w14:textId="51862725" w:rsidR="134AD436" w:rsidRPr="00065FC0" w:rsidRDefault="65E9F1EC" w:rsidP="1D34DE71">
            <w:pPr>
              <w:jc w:val="center"/>
              <w:rPr>
                <w:rFonts w:ascii="Arial" w:eastAsia="Arial" w:hAnsi="Arial" w:cs="Arial"/>
                <w:b/>
                <w:bCs/>
              </w:rPr>
            </w:pPr>
            <w:r w:rsidRPr="00065FC0">
              <w:rPr>
                <w:rFonts w:ascii="Arial" w:eastAsia="Arial" w:hAnsi="Arial" w:cs="Arial"/>
                <w:b/>
                <w:bCs/>
              </w:rPr>
              <w:t>Responsable</w:t>
            </w:r>
          </w:p>
        </w:tc>
        <w:tc>
          <w:tcPr>
            <w:tcW w:w="1830" w:type="dxa"/>
          </w:tcPr>
          <w:p w14:paraId="7C3ECB4B" w14:textId="7F69E9D9" w:rsidR="134AD436" w:rsidRPr="00065FC0" w:rsidRDefault="65E9F1EC" w:rsidP="1D34DE71">
            <w:pPr>
              <w:jc w:val="center"/>
              <w:rPr>
                <w:rFonts w:ascii="Arial" w:eastAsia="Arial" w:hAnsi="Arial" w:cs="Arial"/>
                <w:b/>
                <w:bCs/>
              </w:rPr>
            </w:pPr>
            <w:r w:rsidRPr="00065FC0">
              <w:rPr>
                <w:rFonts w:ascii="Arial" w:eastAsia="Arial" w:hAnsi="Arial" w:cs="Arial"/>
                <w:b/>
                <w:bCs/>
              </w:rPr>
              <w:t>Estado</w:t>
            </w:r>
          </w:p>
        </w:tc>
      </w:tr>
      <w:tr w:rsidR="134AD436" w:rsidRPr="00065FC0" w14:paraId="0F417601" w14:textId="77777777" w:rsidTr="1D34DE71">
        <w:trPr>
          <w:trHeight w:val="300"/>
        </w:trPr>
        <w:tc>
          <w:tcPr>
            <w:tcW w:w="1050" w:type="dxa"/>
          </w:tcPr>
          <w:p w14:paraId="4C39CAA7" w14:textId="0FC59A67" w:rsidR="134AD436" w:rsidRPr="00065FC0" w:rsidRDefault="65E9F1EC" w:rsidP="1D34DE71">
            <w:pPr>
              <w:rPr>
                <w:rFonts w:ascii="Arial" w:eastAsia="Arial" w:hAnsi="Arial" w:cs="Arial"/>
              </w:rPr>
            </w:pPr>
            <w:r w:rsidRPr="00065FC0">
              <w:rPr>
                <w:rFonts w:ascii="Arial" w:eastAsia="Arial" w:hAnsi="Arial" w:cs="Arial"/>
              </w:rPr>
              <w:t>Sprint 1</w:t>
            </w:r>
          </w:p>
        </w:tc>
        <w:tc>
          <w:tcPr>
            <w:tcW w:w="4620" w:type="dxa"/>
          </w:tcPr>
          <w:p w14:paraId="2C5180B8" w14:textId="3F784634" w:rsidR="134AD436" w:rsidRPr="00065FC0" w:rsidRDefault="65E9F1EC" w:rsidP="1D34DE71">
            <w:pPr>
              <w:rPr>
                <w:rFonts w:ascii="Arial" w:eastAsia="Arial" w:hAnsi="Arial" w:cs="Arial"/>
              </w:rPr>
            </w:pPr>
            <w:r w:rsidRPr="00065FC0">
              <w:rPr>
                <w:rFonts w:ascii="Arial" w:eastAsia="Arial" w:hAnsi="Arial" w:cs="Arial"/>
              </w:rPr>
              <w:t xml:space="preserve">Implementar módulo de autenticación e integración con API </w:t>
            </w:r>
            <w:proofErr w:type="spellStart"/>
            <w:r w:rsidRPr="00065FC0">
              <w:rPr>
                <w:rFonts w:ascii="Arial" w:eastAsia="Arial" w:hAnsi="Arial" w:cs="Arial"/>
              </w:rPr>
              <w:t>RESTful</w:t>
            </w:r>
            <w:proofErr w:type="spellEnd"/>
          </w:p>
        </w:tc>
        <w:tc>
          <w:tcPr>
            <w:tcW w:w="1440" w:type="dxa"/>
          </w:tcPr>
          <w:p w14:paraId="13641A91" w14:textId="1E9AA8AE" w:rsidR="134AD436" w:rsidRPr="00065FC0" w:rsidRDefault="65E9F1EC" w:rsidP="1D34DE71">
            <w:pPr>
              <w:rPr>
                <w:rFonts w:ascii="Arial" w:eastAsia="Arial" w:hAnsi="Arial" w:cs="Arial"/>
              </w:rPr>
            </w:pPr>
            <w:r w:rsidRPr="00065FC0">
              <w:rPr>
                <w:rFonts w:ascii="Arial" w:eastAsia="Arial" w:hAnsi="Arial" w:cs="Arial"/>
              </w:rPr>
              <w:t>Joel Parra</w:t>
            </w:r>
          </w:p>
        </w:tc>
        <w:tc>
          <w:tcPr>
            <w:tcW w:w="1830" w:type="dxa"/>
          </w:tcPr>
          <w:p w14:paraId="70F8B079" w14:textId="4DCDAE5C" w:rsidR="134AD436" w:rsidRPr="00065FC0" w:rsidRDefault="65E9F1EC" w:rsidP="1D34DE71">
            <w:pPr>
              <w:rPr>
                <w:rFonts w:ascii="Arial" w:eastAsia="Arial" w:hAnsi="Arial" w:cs="Arial"/>
              </w:rPr>
            </w:pPr>
            <w:r w:rsidRPr="00065FC0">
              <w:rPr>
                <w:rFonts w:ascii="Arial" w:eastAsia="Arial" w:hAnsi="Arial" w:cs="Arial"/>
              </w:rPr>
              <w:t>Finalizado</w:t>
            </w:r>
          </w:p>
        </w:tc>
      </w:tr>
      <w:tr w:rsidR="134AD436" w:rsidRPr="00065FC0" w14:paraId="42CD1060" w14:textId="77777777" w:rsidTr="1D34DE71">
        <w:trPr>
          <w:trHeight w:val="300"/>
        </w:trPr>
        <w:tc>
          <w:tcPr>
            <w:tcW w:w="1050" w:type="dxa"/>
          </w:tcPr>
          <w:p w14:paraId="0CD584B0" w14:textId="78BF3961" w:rsidR="134AD436" w:rsidRPr="00065FC0" w:rsidRDefault="65E9F1EC" w:rsidP="1D34DE71">
            <w:pPr>
              <w:rPr>
                <w:rFonts w:ascii="Arial" w:eastAsia="Arial" w:hAnsi="Arial" w:cs="Arial"/>
              </w:rPr>
            </w:pPr>
            <w:r w:rsidRPr="00065FC0">
              <w:rPr>
                <w:rFonts w:ascii="Arial" w:eastAsia="Arial" w:hAnsi="Arial" w:cs="Arial"/>
              </w:rPr>
              <w:t>Sprint 2</w:t>
            </w:r>
          </w:p>
        </w:tc>
        <w:tc>
          <w:tcPr>
            <w:tcW w:w="4620" w:type="dxa"/>
          </w:tcPr>
          <w:p w14:paraId="409BD945" w14:textId="2E34E846" w:rsidR="134AD436" w:rsidRPr="00065FC0" w:rsidRDefault="65E9F1EC" w:rsidP="1D34DE71">
            <w:pPr>
              <w:rPr>
                <w:rFonts w:ascii="Arial" w:eastAsia="Arial" w:hAnsi="Arial" w:cs="Arial"/>
              </w:rPr>
            </w:pPr>
            <w:r w:rsidRPr="00065FC0">
              <w:rPr>
                <w:rFonts w:ascii="Arial" w:eastAsia="Arial" w:hAnsi="Arial" w:cs="Arial"/>
              </w:rPr>
              <w:t>Desarrollar módulo de consulta académica (calificaciones y actividades)</w:t>
            </w:r>
          </w:p>
        </w:tc>
        <w:tc>
          <w:tcPr>
            <w:tcW w:w="1440" w:type="dxa"/>
          </w:tcPr>
          <w:p w14:paraId="6B647412" w14:textId="2B6A3D31" w:rsidR="134AD436" w:rsidRPr="00065FC0" w:rsidRDefault="65E9F1EC" w:rsidP="1D34DE71">
            <w:pPr>
              <w:rPr>
                <w:rFonts w:ascii="Arial" w:eastAsia="Arial" w:hAnsi="Arial" w:cs="Arial"/>
              </w:rPr>
            </w:pPr>
            <w:r w:rsidRPr="00065FC0">
              <w:rPr>
                <w:rFonts w:ascii="Arial" w:eastAsia="Arial" w:hAnsi="Arial" w:cs="Arial"/>
              </w:rPr>
              <w:t>Joel Parra</w:t>
            </w:r>
          </w:p>
        </w:tc>
        <w:tc>
          <w:tcPr>
            <w:tcW w:w="1830" w:type="dxa"/>
          </w:tcPr>
          <w:p w14:paraId="1F8E7C11" w14:textId="4C2C98AE" w:rsidR="134AD436" w:rsidRPr="00065FC0" w:rsidRDefault="65E9F1EC" w:rsidP="1D34DE71">
            <w:pPr>
              <w:rPr>
                <w:rFonts w:ascii="Arial" w:eastAsia="Arial" w:hAnsi="Arial" w:cs="Arial"/>
              </w:rPr>
            </w:pPr>
            <w:r w:rsidRPr="00065FC0">
              <w:rPr>
                <w:rFonts w:ascii="Arial" w:eastAsia="Arial" w:hAnsi="Arial" w:cs="Arial"/>
              </w:rPr>
              <w:t>En desarrollo</w:t>
            </w:r>
          </w:p>
        </w:tc>
      </w:tr>
      <w:tr w:rsidR="134AD436" w:rsidRPr="00065FC0" w14:paraId="6207B95F" w14:textId="77777777" w:rsidTr="1D34DE71">
        <w:trPr>
          <w:trHeight w:val="300"/>
        </w:trPr>
        <w:tc>
          <w:tcPr>
            <w:tcW w:w="1050" w:type="dxa"/>
          </w:tcPr>
          <w:p w14:paraId="3FF451ED" w14:textId="41D2D6E7" w:rsidR="134AD436" w:rsidRPr="00065FC0" w:rsidRDefault="65E9F1EC" w:rsidP="1D34DE71">
            <w:pPr>
              <w:rPr>
                <w:rFonts w:ascii="Arial" w:eastAsia="Arial" w:hAnsi="Arial" w:cs="Arial"/>
              </w:rPr>
            </w:pPr>
            <w:r w:rsidRPr="00065FC0">
              <w:rPr>
                <w:rFonts w:ascii="Arial" w:eastAsia="Arial" w:hAnsi="Arial" w:cs="Arial"/>
              </w:rPr>
              <w:t>Sprint 3</w:t>
            </w:r>
          </w:p>
        </w:tc>
        <w:tc>
          <w:tcPr>
            <w:tcW w:w="4620" w:type="dxa"/>
          </w:tcPr>
          <w:p w14:paraId="20BE657A" w14:textId="1C07E4C4" w:rsidR="134AD436" w:rsidRPr="00065FC0" w:rsidRDefault="65E9F1EC" w:rsidP="1D34DE71">
            <w:pPr>
              <w:rPr>
                <w:rFonts w:ascii="Arial" w:eastAsia="Arial" w:hAnsi="Arial" w:cs="Arial"/>
              </w:rPr>
            </w:pPr>
            <w:r w:rsidRPr="00065FC0">
              <w:rPr>
                <w:rFonts w:ascii="Arial" w:eastAsia="Arial" w:hAnsi="Arial" w:cs="Arial"/>
              </w:rPr>
              <w:t>Implementar sistema de notificaciones institucionales</w:t>
            </w:r>
          </w:p>
        </w:tc>
        <w:tc>
          <w:tcPr>
            <w:tcW w:w="1440" w:type="dxa"/>
          </w:tcPr>
          <w:p w14:paraId="087036F7" w14:textId="717B649D" w:rsidR="134AD436" w:rsidRPr="00065FC0" w:rsidRDefault="65E9F1EC" w:rsidP="1D34DE71">
            <w:pPr>
              <w:rPr>
                <w:rFonts w:ascii="Arial" w:eastAsia="Arial" w:hAnsi="Arial" w:cs="Arial"/>
              </w:rPr>
            </w:pPr>
            <w:r w:rsidRPr="00065FC0">
              <w:rPr>
                <w:rFonts w:ascii="Arial" w:eastAsia="Arial" w:hAnsi="Arial" w:cs="Arial"/>
              </w:rPr>
              <w:t>Joel Parra</w:t>
            </w:r>
          </w:p>
        </w:tc>
        <w:tc>
          <w:tcPr>
            <w:tcW w:w="1830" w:type="dxa"/>
          </w:tcPr>
          <w:p w14:paraId="5852569D" w14:textId="07597A0E" w:rsidR="134AD436" w:rsidRPr="00065FC0" w:rsidRDefault="65E9F1EC" w:rsidP="1D34DE71">
            <w:pPr>
              <w:rPr>
                <w:rFonts w:ascii="Arial" w:eastAsia="Arial" w:hAnsi="Arial" w:cs="Arial"/>
              </w:rPr>
            </w:pPr>
            <w:r w:rsidRPr="00065FC0">
              <w:rPr>
                <w:rFonts w:ascii="Arial" w:eastAsia="Arial" w:hAnsi="Arial" w:cs="Arial"/>
              </w:rPr>
              <w:t>Pendiente</w:t>
            </w:r>
          </w:p>
        </w:tc>
      </w:tr>
    </w:tbl>
    <w:p w14:paraId="12D1EDC3" w14:textId="5DBCF561" w:rsidR="134AD436" w:rsidRPr="00065FC0" w:rsidRDefault="134AD436" w:rsidP="134AD436">
      <w:pPr>
        <w:pStyle w:val="Texto"/>
        <w:jc w:val="center"/>
        <w:rPr>
          <w:b/>
          <w:bCs/>
        </w:rPr>
      </w:pPr>
    </w:p>
    <w:p w14:paraId="20DB8850" w14:textId="1A1D4383" w:rsidR="134AD436" w:rsidRPr="00065FC0" w:rsidRDefault="134AD436" w:rsidP="134AD436">
      <w:pPr>
        <w:pStyle w:val="Texto"/>
      </w:pPr>
    </w:p>
    <w:p w14:paraId="70C39497" w14:textId="77777777" w:rsidR="00D353F9" w:rsidRPr="00065FC0" w:rsidRDefault="00D353F9" w:rsidP="00D353F9">
      <w:pPr>
        <w:rPr>
          <w:rFonts w:ascii="Arial" w:hAnsi="Arial" w:cs="Arial"/>
          <w:color w:val="AEAAAA" w:themeColor="background2" w:themeShade="BF"/>
          <w:lang w:val="en-US" w:eastAsia="pt-BR"/>
          <w:rPrChange w:id="371" w:author="JOEL ALEJANDRO PARRA MARANON" w:date="2025-12-07T21:04:00Z" w16du:dateUtc="2025-12-08T02:04:00Z">
            <w:rPr>
              <w:color w:val="AEAAAA" w:themeColor="background2" w:themeShade="BF"/>
              <w:lang w:val="en-US" w:eastAsia="pt-BR"/>
            </w:rPr>
          </w:rPrChange>
        </w:rPr>
      </w:pPr>
    </w:p>
    <w:p w14:paraId="137055D3" w14:textId="146E8842" w:rsidR="00D353F9" w:rsidRPr="00065FC0" w:rsidRDefault="00D353F9" w:rsidP="134AD436">
      <w:pPr>
        <w:pStyle w:val="Nivel2"/>
        <w:rPr>
          <w:bCs/>
          <w:szCs w:val="28"/>
          <w:lang w:val="en-US"/>
        </w:rPr>
      </w:pPr>
      <w:bookmarkStart w:id="372" w:name="_Toc44005521"/>
      <w:bookmarkStart w:id="373" w:name="_Toc55490655"/>
      <w:bookmarkStart w:id="374" w:name="_Toc56069152"/>
      <w:bookmarkStart w:id="375" w:name="_Toc216033951"/>
      <w:proofErr w:type="spellStart"/>
      <w:r w:rsidRPr="00065FC0">
        <w:rPr>
          <w:lang w:val="en-US"/>
        </w:rPr>
        <w:t>Diseño</w:t>
      </w:r>
      <w:proofErr w:type="spellEnd"/>
      <w:r w:rsidRPr="00065FC0">
        <w:rPr>
          <w:lang w:val="en-US"/>
        </w:rPr>
        <w:t xml:space="preserve"> de interfaces </w:t>
      </w:r>
      <w:bookmarkEnd w:id="372"/>
      <w:r w:rsidRPr="00065FC0">
        <w:rPr>
          <w:lang w:val="en-US"/>
        </w:rPr>
        <w:t>(mockups)</w:t>
      </w:r>
      <w:bookmarkEnd w:id="373"/>
      <w:bookmarkEnd w:id="374"/>
      <w:bookmarkEnd w:id="375"/>
    </w:p>
    <w:p w14:paraId="0F859F01" w14:textId="723EAE39" w:rsidR="1D00A039" w:rsidRPr="00065FC0" w:rsidRDefault="1D00A039" w:rsidP="134AD436">
      <w:pPr>
        <w:pStyle w:val="Texto"/>
        <w:rPr>
          <w:rFonts w:eastAsia="Calibri"/>
        </w:rPr>
      </w:pPr>
      <w:r w:rsidRPr="00065FC0">
        <w:rPr>
          <w:rFonts w:eastAsia="Calibri"/>
        </w:rPr>
        <w:t>El diseño de interfaces constituye una etapa fundamental en el desarrollo de sistemas de software, ya que determina cómo los usuarios interactuarán con la aplicación. Su objetivo principal es crear interfaces que sean intuitivas, funcionales y visualmente coherentes, de manera que los usuarios puedan comprender y utilizar el sistema sin dificultades. Un buen diseño de interfaz no solo se enfoca en la estética, sino también en la usabilidad, la accesibilidad y la consistencia de la experiencia del usuario.</w:t>
      </w:r>
    </w:p>
    <w:p w14:paraId="1C236265" w14:textId="51B55A3E" w:rsidR="1D00A039" w:rsidRPr="00065FC0" w:rsidRDefault="1D00A039" w:rsidP="134AD436">
      <w:pPr>
        <w:pStyle w:val="Texto"/>
      </w:pPr>
      <w:r w:rsidRPr="00065FC0">
        <w:rPr>
          <w:rFonts w:eastAsia="Calibri"/>
        </w:rPr>
        <w:t>El proceso de diseño de interfaces en este proyecto siguió un enfoque estructurado, que incluyó la definición de los requerimientos del usuario, la elaboración de bocetos iniciales, la creación de prototipos detallados y la validación de estos diseños a través de revisiones internas. Esta metodología asegura que cada elemento visual cumpla con su propósito funcional y que la interacción con la aplicación sea clara y eficiente.</w:t>
      </w:r>
    </w:p>
    <w:p w14:paraId="74A26C21" w14:textId="2CB951F4" w:rsidR="1D00A039" w:rsidRPr="00065FC0" w:rsidRDefault="1D00A039" w:rsidP="134AD436">
      <w:pPr>
        <w:pStyle w:val="Texto"/>
      </w:pPr>
      <w:r w:rsidRPr="00065FC0">
        <w:rPr>
          <w:rFonts w:eastAsia="Calibri"/>
        </w:rPr>
        <w:t>Herramienta utilizada para el diseño</w:t>
      </w:r>
    </w:p>
    <w:p w14:paraId="29B6CA51" w14:textId="2335D50F" w:rsidR="1D00A039" w:rsidRPr="00065FC0" w:rsidRDefault="1D00A039" w:rsidP="134AD436">
      <w:pPr>
        <w:pStyle w:val="Texto"/>
      </w:pPr>
      <w:r w:rsidRPr="00065FC0">
        <w:rPr>
          <w:rFonts w:eastAsia="Calibri"/>
        </w:rPr>
        <w:t xml:space="preserve">Para la elaboración de los prototipos se utilizó Adobe </w:t>
      </w:r>
      <w:proofErr w:type="spellStart"/>
      <w:r w:rsidRPr="00065FC0">
        <w:rPr>
          <w:rFonts w:eastAsia="Calibri"/>
        </w:rPr>
        <w:t>Illustrator</w:t>
      </w:r>
      <w:proofErr w:type="spellEnd"/>
      <w:r w:rsidRPr="00065FC0">
        <w:rPr>
          <w:rFonts w:eastAsia="Calibri"/>
        </w:rPr>
        <w:t xml:space="preserve">, un software de diseño vectorial ampliamente reconocido por su precisión y versatilidad en la creación de gráficos. </w:t>
      </w:r>
      <w:proofErr w:type="spellStart"/>
      <w:r w:rsidRPr="00065FC0">
        <w:rPr>
          <w:rFonts w:eastAsia="Calibri"/>
        </w:rPr>
        <w:lastRenderedPageBreak/>
        <w:t>Illustrator</w:t>
      </w:r>
      <w:proofErr w:type="spellEnd"/>
      <w:r w:rsidRPr="00065FC0">
        <w:rPr>
          <w:rFonts w:eastAsia="Calibri"/>
        </w:rPr>
        <w:t xml:space="preserve"> permitió desarrollar representaciones visuales detalladas de la interfaz, facilitando ajustes precisos en los elementos gráficos y la organización de los componentes visuales según las necesidades del proyecto. Además, su capacidad de exportación a distintos formatos posibilita una integración eficiente de los diseños en el desarrollo final del sistema.</w:t>
      </w:r>
    </w:p>
    <w:p w14:paraId="45FD2C5E" w14:textId="024BEF2B" w:rsidR="1D00A039" w:rsidRPr="00065FC0" w:rsidRDefault="1D00A039" w:rsidP="134AD436">
      <w:pPr>
        <w:pStyle w:val="Texto"/>
      </w:pPr>
      <w:r w:rsidRPr="00065FC0">
        <w:rPr>
          <w:rFonts w:eastAsia="Calibri"/>
        </w:rPr>
        <w:t xml:space="preserve">Todos los prototipos de la aplicación fueron creados en Adobe </w:t>
      </w:r>
      <w:proofErr w:type="spellStart"/>
      <w:r w:rsidRPr="00065FC0">
        <w:rPr>
          <w:rFonts w:eastAsia="Calibri"/>
        </w:rPr>
        <w:t>Illustrator</w:t>
      </w:r>
      <w:proofErr w:type="spellEnd"/>
      <w:r w:rsidRPr="00065FC0">
        <w:rPr>
          <w:rFonts w:eastAsia="Calibri"/>
        </w:rPr>
        <w:t>. Se incluye un ejemplo representativo en la Ilustración 2.1, mientras que los diseños completos y detallados se encuentran disponibles en el ANEXO II, permitiendo una visión completa de la propuesta visual de la interfaz.</w:t>
      </w:r>
    </w:p>
    <w:p w14:paraId="779F2817" w14:textId="042331E2" w:rsidR="134AD436" w:rsidRPr="00065FC0" w:rsidRDefault="134AD436" w:rsidP="1D34DE71">
      <w:pPr>
        <w:pStyle w:val="Texto"/>
        <w:rPr>
          <w:rFonts w:eastAsia="Calibri"/>
        </w:rPr>
      </w:pPr>
    </w:p>
    <w:p w14:paraId="211C9315" w14:textId="33AD4BFD" w:rsidR="134AD436" w:rsidRPr="00065FC0" w:rsidRDefault="64272E2F" w:rsidP="134AD436">
      <w:pPr>
        <w:pStyle w:val="Texto"/>
      </w:pPr>
      <w:r w:rsidRPr="00065FC0">
        <w:rPr>
          <w:noProof/>
        </w:rPr>
        <w:drawing>
          <wp:inline distT="0" distB="0" distL="0" distR="0" wp14:anchorId="668F54A9" wp14:editId="5C4C8294">
            <wp:extent cx="5581650" cy="3686175"/>
            <wp:effectExtent l="0" t="0" r="0" b="0"/>
            <wp:docPr id="355591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91956" name=""/>
                    <pic:cNvPicPr/>
                  </pic:nvPicPr>
                  <pic:blipFill>
                    <a:blip r:embed="rId18">
                      <a:extLst>
                        <a:ext uri="{28A0092B-C50C-407E-A947-70E740481C1C}">
                          <a14:useLocalDpi xmlns:a14="http://schemas.microsoft.com/office/drawing/2010/main" val="0"/>
                        </a:ext>
                      </a:extLst>
                    </a:blip>
                    <a:stretch>
                      <a:fillRect/>
                    </a:stretch>
                  </pic:blipFill>
                  <pic:spPr>
                    <a:xfrm>
                      <a:off x="0" y="0"/>
                      <a:ext cx="5581650" cy="3686175"/>
                    </a:xfrm>
                    <a:prstGeom prst="rect">
                      <a:avLst/>
                    </a:prstGeom>
                  </pic:spPr>
                </pic:pic>
              </a:graphicData>
            </a:graphic>
          </wp:inline>
        </w:drawing>
      </w:r>
    </w:p>
    <w:p w14:paraId="7EA97939" w14:textId="49075EF0" w:rsidR="134AD436" w:rsidRPr="00065FC0" w:rsidRDefault="134AD436" w:rsidP="134AD436">
      <w:pPr>
        <w:pStyle w:val="Nivel2"/>
        <w:numPr>
          <w:ilvl w:val="0"/>
          <w:numId w:val="0"/>
        </w:numPr>
        <w:rPr>
          <w:bCs/>
          <w:szCs w:val="28"/>
          <w:lang w:val="es-ES"/>
        </w:rPr>
      </w:pPr>
    </w:p>
    <w:p w14:paraId="4452D3FB" w14:textId="70DFB4E2" w:rsidR="737D32C7" w:rsidRPr="00065FC0" w:rsidRDefault="737D32C7" w:rsidP="134AD436">
      <w:pPr>
        <w:pStyle w:val="Nivel2"/>
        <w:rPr>
          <w:bCs/>
          <w:szCs w:val="28"/>
          <w:lang w:val="en-US"/>
        </w:rPr>
      </w:pPr>
      <w:bookmarkStart w:id="376" w:name="_Toc216033952"/>
      <w:proofErr w:type="spellStart"/>
      <w:r w:rsidRPr="00065FC0">
        <w:rPr>
          <w:bCs/>
          <w:szCs w:val="28"/>
          <w:lang w:val="en-US"/>
        </w:rPr>
        <w:t>Diseño</w:t>
      </w:r>
      <w:proofErr w:type="spellEnd"/>
      <w:r w:rsidRPr="00065FC0">
        <w:rPr>
          <w:bCs/>
          <w:szCs w:val="28"/>
          <w:lang w:val="en-US"/>
        </w:rPr>
        <w:t xml:space="preserve"> de </w:t>
      </w:r>
      <w:proofErr w:type="spellStart"/>
      <w:r w:rsidRPr="00065FC0">
        <w:rPr>
          <w:bCs/>
          <w:szCs w:val="28"/>
          <w:lang w:val="en-US"/>
        </w:rPr>
        <w:t>arquitectura</w:t>
      </w:r>
      <w:bookmarkEnd w:id="376"/>
      <w:proofErr w:type="spellEnd"/>
    </w:p>
    <w:p w14:paraId="0D432BA5" w14:textId="41A0C24B" w:rsidR="10D46AA4" w:rsidRPr="00065FC0" w:rsidRDefault="10D46AA4" w:rsidP="134AD436">
      <w:pPr>
        <w:pStyle w:val="Texto"/>
        <w:rPr>
          <w:rFonts w:eastAsia="Calibri"/>
        </w:rPr>
      </w:pPr>
      <w:r w:rsidRPr="00065FC0">
        <w:rPr>
          <w:rFonts w:eastAsia="Calibri"/>
        </w:rPr>
        <w:t xml:space="preserve">El desarrollo del componente móvil se llevó a cabo utilizando </w:t>
      </w:r>
      <w:proofErr w:type="spellStart"/>
      <w:r w:rsidRPr="00065FC0">
        <w:rPr>
          <w:rFonts w:eastAsia="Calibri"/>
        </w:rPr>
        <w:t>Ionic</w:t>
      </w:r>
      <w:proofErr w:type="spellEnd"/>
      <w:r w:rsidRPr="00065FC0">
        <w:rPr>
          <w:rFonts w:eastAsia="Calibri"/>
        </w:rPr>
        <w:t xml:space="preserve"> Framework, una plataforma de código abierto que permite construir aplicaciones móviles híbridas con tecnologías web como HTML, CSS y </w:t>
      </w:r>
      <w:proofErr w:type="spellStart"/>
      <w:r w:rsidRPr="00065FC0">
        <w:rPr>
          <w:rFonts w:eastAsia="Calibri"/>
        </w:rPr>
        <w:t>TypeScript</w:t>
      </w:r>
      <w:proofErr w:type="spellEnd"/>
      <w:r w:rsidRPr="00065FC0">
        <w:rPr>
          <w:rFonts w:eastAsia="Calibri"/>
        </w:rPr>
        <w:t>, garantizando una experiencia nativa en dispositivos Android. Este enfoque facilita la reutilización de componentes, la integración con servicios web y la rápida implementación en múltiples plataformas.</w:t>
      </w:r>
    </w:p>
    <w:p w14:paraId="152FB86B" w14:textId="0E76A03A" w:rsidR="10D46AA4" w:rsidRPr="00065FC0" w:rsidRDefault="10D46AA4" w:rsidP="134AD436">
      <w:pPr>
        <w:pStyle w:val="Texto"/>
        <w:rPr>
          <w:rFonts w:eastAsia="Calibri"/>
        </w:rPr>
      </w:pPr>
      <w:r w:rsidRPr="00065FC0">
        <w:rPr>
          <w:rFonts w:eastAsia="Calibri"/>
        </w:rPr>
        <w:lastRenderedPageBreak/>
        <w:t>Arquitectura empleada</w:t>
      </w:r>
    </w:p>
    <w:p w14:paraId="6A70DD82" w14:textId="14ED411F" w:rsidR="10D46AA4" w:rsidRPr="00065FC0" w:rsidRDefault="10D46AA4" w:rsidP="134AD436">
      <w:pPr>
        <w:pStyle w:val="Texto"/>
        <w:rPr>
          <w:rFonts w:eastAsia="Calibri"/>
        </w:rPr>
      </w:pPr>
      <w:r w:rsidRPr="00065FC0">
        <w:rPr>
          <w:rFonts w:eastAsia="Calibri"/>
        </w:rPr>
        <w:t>La arquitectura adoptada para la aplicación móvil se basa en el patrón Modelo-Vista-Controlador (MV</w:t>
      </w:r>
      <w:r w:rsidR="00E833EA" w:rsidRPr="00065FC0">
        <w:rPr>
          <w:rFonts w:eastAsia="Calibri"/>
        </w:rPr>
        <w:t>M)</w:t>
      </w:r>
      <w:r w:rsidRPr="00065FC0">
        <w:rPr>
          <w:rFonts w:eastAsia="Calibri"/>
        </w:rPr>
        <w:t>, permitiendo una clara separación de responsabilidades y una mayor escalabilidad del sistema:</w:t>
      </w:r>
    </w:p>
    <w:p w14:paraId="22A6A769" w14:textId="11FB2B14" w:rsidR="10D46AA4" w:rsidRPr="00065FC0" w:rsidRDefault="10D46AA4" w:rsidP="134AD436">
      <w:pPr>
        <w:pStyle w:val="Texto"/>
        <w:numPr>
          <w:ilvl w:val="0"/>
          <w:numId w:val="2"/>
        </w:numPr>
        <w:rPr>
          <w:rFonts w:eastAsia="Calibri"/>
        </w:rPr>
      </w:pPr>
      <w:r w:rsidRPr="00065FC0">
        <w:rPr>
          <w:rFonts w:eastAsia="Calibri"/>
        </w:rPr>
        <w:t xml:space="preserve">Modelo: Encargado de la gestión de datos y la comunicación con la API </w:t>
      </w:r>
      <w:proofErr w:type="spellStart"/>
      <w:r w:rsidRPr="00065FC0">
        <w:rPr>
          <w:rFonts w:eastAsia="Calibri"/>
        </w:rPr>
        <w:t>RESTful</w:t>
      </w:r>
      <w:proofErr w:type="spellEnd"/>
      <w:r w:rsidRPr="00065FC0">
        <w:rPr>
          <w:rFonts w:eastAsia="Calibri"/>
        </w:rPr>
        <w:t xml:space="preserve"> del sistema web, garantizando la coherencia y sincronización de la información entre ambas plataformas.</w:t>
      </w:r>
    </w:p>
    <w:p w14:paraId="7016D881" w14:textId="54434097" w:rsidR="10D46AA4" w:rsidRPr="00065FC0" w:rsidRDefault="10D46AA4" w:rsidP="134AD436">
      <w:pPr>
        <w:pStyle w:val="Texto"/>
        <w:numPr>
          <w:ilvl w:val="0"/>
          <w:numId w:val="2"/>
        </w:numPr>
        <w:rPr>
          <w:rFonts w:eastAsia="Calibri"/>
        </w:rPr>
      </w:pPr>
      <w:r w:rsidRPr="00065FC0">
        <w:rPr>
          <w:rFonts w:eastAsia="Calibri"/>
        </w:rPr>
        <w:t xml:space="preserve">Vista: Compuesta por las pantallas y componentes visuales desarrollados con </w:t>
      </w:r>
      <w:proofErr w:type="spellStart"/>
      <w:r w:rsidRPr="00065FC0">
        <w:rPr>
          <w:rFonts w:eastAsia="Calibri"/>
        </w:rPr>
        <w:t>Ionic</w:t>
      </w:r>
      <w:proofErr w:type="spellEnd"/>
      <w:r w:rsidRPr="00065FC0">
        <w:rPr>
          <w:rFonts w:eastAsia="Calibri"/>
        </w:rPr>
        <w:t xml:space="preserve"> UI </w:t>
      </w:r>
      <w:proofErr w:type="spellStart"/>
      <w:r w:rsidRPr="00065FC0">
        <w:rPr>
          <w:rFonts w:eastAsia="Calibri"/>
        </w:rPr>
        <w:t>Components</w:t>
      </w:r>
      <w:proofErr w:type="spellEnd"/>
      <w:r w:rsidRPr="00065FC0">
        <w:rPr>
          <w:rFonts w:eastAsia="Calibri"/>
        </w:rPr>
        <w:t>, priorizando la simplicidad, la usabilidad y la adaptación a diferentes roles de usuario (administrador, docente y estudiante).</w:t>
      </w:r>
    </w:p>
    <w:p w14:paraId="5B58A182" w14:textId="3D2C5211" w:rsidR="10D46AA4" w:rsidRPr="00065FC0" w:rsidRDefault="10D46AA4" w:rsidP="134AD436">
      <w:pPr>
        <w:pStyle w:val="Texto"/>
        <w:numPr>
          <w:ilvl w:val="0"/>
          <w:numId w:val="2"/>
        </w:numPr>
        <w:rPr>
          <w:rFonts w:eastAsia="Calibri"/>
        </w:rPr>
      </w:pPr>
      <w:r w:rsidRPr="00065FC0">
        <w:rPr>
          <w:rFonts w:eastAsia="Calibri"/>
        </w:rPr>
        <w:t>Controlador: Gestiona la lógica de la aplicación, los flujos de navegación y la comunicación entre las vistas y los servicios del modelo.</w:t>
      </w:r>
    </w:p>
    <w:p w14:paraId="7E2F2149" w14:textId="3A60D11E" w:rsidR="10D46AA4" w:rsidRPr="00065FC0" w:rsidRDefault="10D46AA4" w:rsidP="134AD436">
      <w:pPr>
        <w:pStyle w:val="Texto"/>
        <w:rPr>
          <w:rFonts w:eastAsia="Calibri"/>
        </w:rPr>
      </w:pPr>
      <w:r w:rsidRPr="00065FC0">
        <w:rPr>
          <w:rFonts w:eastAsia="Calibri"/>
        </w:rPr>
        <w:t>Esta estructura asegura un mantenimiento más eficiente, facilita la incorporación de nuevas funcionalidades y promueve la reutilización del código.</w:t>
      </w:r>
    </w:p>
    <w:p w14:paraId="259BD52F" w14:textId="25E80581" w:rsidR="134AD436" w:rsidRPr="00065FC0" w:rsidRDefault="134AD436" w:rsidP="134AD436">
      <w:pPr>
        <w:pStyle w:val="Texto"/>
        <w:rPr>
          <w:rFonts w:eastAsia="Calibri"/>
        </w:rPr>
      </w:pPr>
    </w:p>
    <w:p w14:paraId="2ED1366A" w14:textId="3BB62C77" w:rsidR="134AD436" w:rsidRPr="00065FC0" w:rsidRDefault="134AD436" w:rsidP="134AD436">
      <w:pPr>
        <w:pStyle w:val="Texto"/>
        <w:rPr>
          <w:lang w:val="es-ES"/>
        </w:rPr>
      </w:pPr>
    </w:p>
    <w:p w14:paraId="63AE86C8" w14:textId="1FA17EDA" w:rsidR="737D32C7" w:rsidRPr="00065FC0" w:rsidRDefault="737D32C7" w:rsidP="134AD436">
      <w:pPr>
        <w:pStyle w:val="Nivel2"/>
        <w:rPr>
          <w:bCs/>
          <w:szCs w:val="28"/>
          <w:lang w:val="en-US"/>
        </w:rPr>
      </w:pPr>
      <w:bookmarkStart w:id="377" w:name="_Toc216033953"/>
      <w:proofErr w:type="spellStart"/>
      <w:r w:rsidRPr="00065FC0">
        <w:rPr>
          <w:bCs/>
          <w:szCs w:val="28"/>
          <w:lang w:val="en-US"/>
        </w:rPr>
        <w:t>Herramientas</w:t>
      </w:r>
      <w:proofErr w:type="spellEnd"/>
      <w:r w:rsidRPr="00065FC0">
        <w:rPr>
          <w:bCs/>
          <w:szCs w:val="28"/>
          <w:lang w:val="en-US"/>
        </w:rPr>
        <w:t xml:space="preserve"> de </w:t>
      </w:r>
      <w:proofErr w:type="spellStart"/>
      <w:r w:rsidRPr="00065FC0">
        <w:rPr>
          <w:bCs/>
          <w:szCs w:val="28"/>
          <w:lang w:val="en-US"/>
        </w:rPr>
        <w:t>desarrollo</w:t>
      </w:r>
      <w:bookmarkEnd w:id="377"/>
      <w:proofErr w:type="spellEnd"/>
    </w:p>
    <w:p w14:paraId="4CE360FE" w14:textId="06841301" w:rsidR="599CF263" w:rsidRPr="00065FC0" w:rsidRDefault="599CF263" w:rsidP="134AD436">
      <w:pPr>
        <w:pStyle w:val="Texto"/>
      </w:pPr>
      <w:r w:rsidRPr="00065FC0">
        <w:t>Las herramientas seleccionadas para el desarrollo móvil se resumen en la siguiente tabla:</w:t>
      </w:r>
    </w:p>
    <w:tbl>
      <w:tblPr>
        <w:tblStyle w:val="Tablaconcuadrcula"/>
        <w:tblW w:w="0" w:type="auto"/>
        <w:tblLayout w:type="fixed"/>
        <w:tblLook w:val="06A0" w:firstRow="1" w:lastRow="0" w:firstColumn="1" w:lastColumn="0" w:noHBand="1" w:noVBand="1"/>
      </w:tblPr>
      <w:tblGrid>
        <w:gridCol w:w="1950"/>
        <w:gridCol w:w="6825"/>
      </w:tblGrid>
      <w:tr w:rsidR="134AD436" w:rsidRPr="00065FC0" w14:paraId="68721938" w14:textId="77777777" w:rsidTr="1D34DE71">
        <w:trPr>
          <w:trHeight w:val="300"/>
        </w:trPr>
        <w:tc>
          <w:tcPr>
            <w:tcW w:w="1950" w:type="dxa"/>
          </w:tcPr>
          <w:p w14:paraId="39F09CE0" w14:textId="39B3BA28" w:rsidR="134AD436" w:rsidRPr="00065FC0" w:rsidRDefault="65E9F1EC" w:rsidP="1D34DE71">
            <w:pPr>
              <w:jc w:val="center"/>
              <w:rPr>
                <w:rFonts w:ascii="Arial" w:eastAsia="Arial" w:hAnsi="Arial" w:cs="Arial"/>
                <w:b/>
                <w:bCs/>
              </w:rPr>
            </w:pPr>
            <w:r w:rsidRPr="00065FC0">
              <w:rPr>
                <w:rFonts w:ascii="Arial" w:eastAsia="Arial" w:hAnsi="Arial" w:cs="Arial"/>
                <w:b/>
                <w:bCs/>
              </w:rPr>
              <w:t>HERRAMIENTA</w:t>
            </w:r>
          </w:p>
        </w:tc>
        <w:tc>
          <w:tcPr>
            <w:tcW w:w="6825" w:type="dxa"/>
          </w:tcPr>
          <w:p w14:paraId="36D8AF88" w14:textId="29F2138C" w:rsidR="134AD436" w:rsidRPr="00065FC0" w:rsidRDefault="65E9F1EC" w:rsidP="1D34DE71">
            <w:pPr>
              <w:jc w:val="center"/>
              <w:rPr>
                <w:rFonts w:ascii="Arial" w:eastAsia="Arial" w:hAnsi="Arial" w:cs="Arial"/>
                <w:b/>
                <w:bCs/>
              </w:rPr>
            </w:pPr>
            <w:r w:rsidRPr="00065FC0">
              <w:rPr>
                <w:rFonts w:ascii="Arial" w:eastAsia="Arial" w:hAnsi="Arial" w:cs="Arial"/>
                <w:b/>
                <w:bCs/>
              </w:rPr>
              <w:t>JUSTIFICACIÓN</w:t>
            </w:r>
          </w:p>
        </w:tc>
      </w:tr>
      <w:tr w:rsidR="134AD436" w:rsidRPr="00065FC0" w14:paraId="2CC2FEA2" w14:textId="77777777" w:rsidTr="1D34DE71">
        <w:trPr>
          <w:trHeight w:val="300"/>
        </w:trPr>
        <w:tc>
          <w:tcPr>
            <w:tcW w:w="1950" w:type="dxa"/>
          </w:tcPr>
          <w:p w14:paraId="45288DB0" w14:textId="4FC56AA7" w:rsidR="134AD436" w:rsidRPr="00065FC0" w:rsidRDefault="65E9F1EC" w:rsidP="1D34DE71">
            <w:pPr>
              <w:rPr>
                <w:rFonts w:ascii="Arial" w:eastAsia="Arial" w:hAnsi="Arial" w:cs="Arial"/>
                <w:b/>
                <w:bCs/>
              </w:rPr>
            </w:pPr>
            <w:proofErr w:type="spellStart"/>
            <w:r w:rsidRPr="00065FC0">
              <w:rPr>
                <w:rFonts w:ascii="Arial" w:eastAsia="Arial" w:hAnsi="Arial" w:cs="Arial"/>
                <w:b/>
                <w:bCs/>
              </w:rPr>
              <w:t>Ionic</w:t>
            </w:r>
            <w:proofErr w:type="spellEnd"/>
            <w:r w:rsidRPr="00065FC0">
              <w:rPr>
                <w:rFonts w:ascii="Arial" w:eastAsia="Arial" w:hAnsi="Arial" w:cs="Arial"/>
                <w:b/>
                <w:bCs/>
              </w:rPr>
              <w:t xml:space="preserve"> Framework</w:t>
            </w:r>
          </w:p>
        </w:tc>
        <w:tc>
          <w:tcPr>
            <w:tcW w:w="6825" w:type="dxa"/>
          </w:tcPr>
          <w:p w14:paraId="43DB4F7A" w14:textId="6A086072" w:rsidR="134AD436" w:rsidRPr="00065FC0" w:rsidRDefault="65E9F1EC" w:rsidP="1D34DE71">
            <w:pPr>
              <w:rPr>
                <w:rFonts w:ascii="Arial" w:eastAsia="Arial" w:hAnsi="Arial" w:cs="Arial"/>
              </w:rPr>
            </w:pPr>
            <w:r w:rsidRPr="00065FC0">
              <w:rPr>
                <w:rFonts w:ascii="Arial" w:eastAsia="Arial" w:hAnsi="Arial" w:cs="Arial"/>
              </w:rPr>
              <w:t>Permite el desarrollo de aplicaciones móviles híbridas utilizando tecnologías web estándar, asegurando compatibilidad multiplataforma y un rápido despliegue.</w:t>
            </w:r>
          </w:p>
        </w:tc>
      </w:tr>
      <w:tr w:rsidR="134AD436" w:rsidRPr="00065FC0" w14:paraId="1C6402B2" w14:textId="77777777" w:rsidTr="1D34DE71">
        <w:trPr>
          <w:trHeight w:val="300"/>
        </w:trPr>
        <w:tc>
          <w:tcPr>
            <w:tcW w:w="1950" w:type="dxa"/>
          </w:tcPr>
          <w:p w14:paraId="7C370EAF" w14:textId="25A75A09" w:rsidR="134AD436" w:rsidRPr="00065FC0" w:rsidRDefault="65E9F1EC" w:rsidP="1D34DE71">
            <w:pPr>
              <w:rPr>
                <w:rFonts w:ascii="Arial" w:eastAsia="Arial" w:hAnsi="Arial" w:cs="Arial"/>
                <w:b/>
                <w:bCs/>
              </w:rPr>
            </w:pPr>
            <w:r w:rsidRPr="00065FC0">
              <w:rPr>
                <w:rFonts w:ascii="Arial" w:eastAsia="Arial" w:hAnsi="Arial" w:cs="Arial"/>
                <w:b/>
                <w:bCs/>
              </w:rPr>
              <w:t>Capacitor</w:t>
            </w:r>
          </w:p>
        </w:tc>
        <w:tc>
          <w:tcPr>
            <w:tcW w:w="6825" w:type="dxa"/>
          </w:tcPr>
          <w:p w14:paraId="3A7AA5F0" w14:textId="1EBCDB83" w:rsidR="134AD436" w:rsidRPr="00065FC0" w:rsidRDefault="65E9F1EC" w:rsidP="1D34DE71">
            <w:pPr>
              <w:rPr>
                <w:rFonts w:ascii="Arial" w:eastAsia="Arial" w:hAnsi="Arial" w:cs="Arial"/>
              </w:rPr>
            </w:pPr>
            <w:r w:rsidRPr="00065FC0">
              <w:rPr>
                <w:rFonts w:ascii="Arial" w:eastAsia="Arial" w:hAnsi="Arial" w:cs="Arial"/>
              </w:rPr>
              <w:t>Facilita la integración nativa con el dispositivo (almacenamiento, cámara, notificaciones y red), permitiendo la creación del APK y su posterior publicación en la tienda.</w:t>
            </w:r>
          </w:p>
        </w:tc>
      </w:tr>
      <w:tr w:rsidR="134AD436" w:rsidRPr="00065FC0" w14:paraId="7F19FF9F" w14:textId="77777777" w:rsidTr="1D34DE71">
        <w:trPr>
          <w:trHeight w:val="300"/>
        </w:trPr>
        <w:tc>
          <w:tcPr>
            <w:tcW w:w="1950" w:type="dxa"/>
          </w:tcPr>
          <w:p w14:paraId="1993B9A0" w14:textId="02A61271" w:rsidR="134AD436" w:rsidRPr="00065FC0" w:rsidRDefault="65E9F1EC" w:rsidP="1D34DE71">
            <w:pPr>
              <w:rPr>
                <w:rFonts w:ascii="Arial" w:eastAsia="Arial" w:hAnsi="Arial" w:cs="Arial"/>
                <w:b/>
                <w:bCs/>
              </w:rPr>
            </w:pPr>
            <w:r w:rsidRPr="00065FC0">
              <w:rPr>
                <w:rFonts w:ascii="Arial" w:eastAsia="Arial" w:hAnsi="Arial" w:cs="Arial"/>
                <w:b/>
                <w:bCs/>
              </w:rPr>
              <w:t>Android Studio</w:t>
            </w:r>
          </w:p>
        </w:tc>
        <w:tc>
          <w:tcPr>
            <w:tcW w:w="6825" w:type="dxa"/>
          </w:tcPr>
          <w:p w14:paraId="2A6B17EC" w14:textId="0893B352" w:rsidR="134AD436" w:rsidRPr="00065FC0" w:rsidRDefault="65E9F1EC" w:rsidP="1D34DE71">
            <w:pPr>
              <w:rPr>
                <w:rFonts w:ascii="Arial" w:eastAsia="Arial" w:hAnsi="Arial" w:cs="Arial"/>
              </w:rPr>
            </w:pPr>
            <w:r w:rsidRPr="00065FC0">
              <w:rPr>
                <w:rFonts w:ascii="Arial" w:eastAsia="Arial" w:hAnsi="Arial" w:cs="Arial"/>
              </w:rPr>
              <w:t>Herramienta empleada para compilar, depurar y generar la aplicación final en formato APK para su instalación o publicación.</w:t>
            </w:r>
          </w:p>
        </w:tc>
      </w:tr>
      <w:tr w:rsidR="134AD436" w:rsidRPr="00065FC0" w14:paraId="7E9A42E4" w14:textId="77777777" w:rsidTr="1D34DE71">
        <w:trPr>
          <w:trHeight w:val="300"/>
        </w:trPr>
        <w:tc>
          <w:tcPr>
            <w:tcW w:w="1950" w:type="dxa"/>
          </w:tcPr>
          <w:p w14:paraId="54909B39" w14:textId="157AD1FE" w:rsidR="134AD436" w:rsidRPr="00065FC0" w:rsidRDefault="65E9F1EC" w:rsidP="1D34DE71">
            <w:pPr>
              <w:rPr>
                <w:rFonts w:ascii="Arial" w:eastAsia="Arial" w:hAnsi="Arial" w:cs="Arial"/>
                <w:b/>
                <w:bCs/>
              </w:rPr>
            </w:pPr>
            <w:r w:rsidRPr="00065FC0">
              <w:rPr>
                <w:rFonts w:ascii="Arial" w:eastAsia="Arial" w:hAnsi="Arial" w:cs="Arial"/>
                <w:b/>
                <w:bCs/>
              </w:rPr>
              <w:t xml:space="preserve">Node.js y </w:t>
            </w:r>
            <w:proofErr w:type="spellStart"/>
            <w:r w:rsidRPr="00065FC0">
              <w:rPr>
                <w:rFonts w:ascii="Arial" w:eastAsia="Arial" w:hAnsi="Arial" w:cs="Arial"/>
                <w:b/>
                <w:bCs/>
              </w:rPr>
              <w:t>npm</w:t>
            </w:r>
            <w:proofErr w:type="spellEnd"/>
          </w:p>
        </w:tc>
        <w:tc>
          <w:tcPr>
            <w:tcW w:w="6825" w:type="dxa"/>
          </w:tcPr>
          <w:p w14:paraId="06CC68CF" w14:textId="746A02B8" w:rsidR="134AD436" w:rsidRPr="00065FC0" w:rsidRDefault="65E9F1EC" w:rsidP="1D34DE71">
            <w:pPr>
              <w:rPr>
                <w:rFonts w:ascii="Arial" w:eastAsia="Arial" w:hAnsi="Arial" w:cs="Arial"/>
              </w:rPr>
            </w:pPr>
            <w:r w:rsidRPr="00065FC0">
              <w:rPr>
                <w:rFonts w:ascii="Arial" w:eastAsia="Arial" w:hAnsi="Arial" w:cs="Arial"/>
              </w:rPr>
              <w:t xml:space="preserve">Proporcionan el entorno de ejecución y el gestor de dependencias necesario para el correcto funcionamiento del </w:t>
            </w:r>
            <w:proofErr w:type="spellStart"/>
            <w:r w:rsidRPr="00065FC0">
              <w:rPr>
                <w:rFonts w:ascii="Arial" w:eastAsia="Arial" w:hAnsi="Arial" w:cs="Arial"/>
              </w:rPr>
              <w:t>framework</w:t>
            </w:r>
            <w:proofErr w:type="spellEnd"/>
            <w:r w:rsidRPr="00065FC0">
              <w:rPr>
                <w:rFonts w:ascii="Arial" w:eastAsia="Arial" w:hAnsi="Arial" w:cs="Arial"/>
              </w:rPr>
              <w:t>.</w:t>
            </w:r>
          </w:p>
        </w:tc>
      </w:tr>
      <w:tr w:rsidR="134AD436" w:rsidRPr="00065FC0" w14:paraId="19660C28" w14:textId="77777777" w:rsidTr="1D34DE71">
        <w:trPr>
          <w:trHeight w:val="300"/>
        </w:trPr>
        <w:tc>
          <w:tcPr>
            <w:tcW w:w="1950" w:type="dxa"/>
          </w:tcPr>
          <w:p w14:paraId="34ECFD57" w14:textId="552A2F2C" w:rsidR="134AD436" w:rsidRPr="00065FC0" w:rsidRDefault="65E9F1EC" w:rsidP="1D34DE71">
            <w:pPr>
              <w:rPr>
                <w:rFonts w:ascii="Arial" w:eastAsia="Arial" w:hAnsi="Arial" w:cs="Arial"/>
                <w:b/>
                <w:bCs/>
              </w:rPr>
            </w:pPr>
            <w:r w:rsidRPr="00065FC0">
              <w:rPr>
                <w:rFonts w:ascii="Arial" w:eastAsia="Arial" w:hAnsi="Arial" w:cs="Arial"/>
                <w:b/>
                <w:bCs/>
              </w:rPr>
              <w:t>GitHub</w:t>
            </w:r>
          </w:p>
        </w:tc>
        <w:tc>
          <w:tcPr>
            <w:tcW w:w="6825" w:type="dxa"/>
          </w:tcPr>
          <w:p w14:paraId="2C2C52DA" w14:textId="08A8E046" w:rsidR="134AD436" w:rsidRPr="00065FC0" w:rsidRDefault="65E9F1EC" w:rsidP="1D34DE71">
            <w:pPr>
              <w:rPr>
                <w:rFonts w:ascii="Arial" w:eastAsia="Arial" w:hAnsi="Arial" w:cs="Arial"/>
              </w:rPr>
            </w:pPr>
            <w:r w:rsidRPr="00065FC0">
              <w:rPr>
                <w:rFonts w:ascii="Arial" w:eastAsia="Arial" w:hAnsi="Arial" w:cs="Arial"/>
              </w:rPr>
              <w:t>Permite el control de versiones y la colaboración entre los miembros del equipo de desarrollo.</w:t>
            </w:r>
          </w:p>
        </w:tc>
      </w:tr>
    </w:tbl>
    <w:p w14:paraId="0C092C98" w14:textId="0CF4E53F" w:rsidR="134AD436" w:rsidRPr="00065FC0" w:rsidRDefault="134AD436" w:rsidP="134AD436">
      <w:pPr>
        <w:pStyle w:val="Texto"/>
        <w:rPr>
          <w:rFonts w:eastAsia="Calibri"/>
          <w:b/>
          <w:bCs/>
        </w:rPr>
      </w:pPr>
    </w:p>
    <w:p w14:paraId="07502FAB" w14:textId="3C5C9215" w:rsidR="540E8E51" w:rsidRPr="00065FC0" w:rsidRDefault="540E8E51" w:rsidP="134AD436">
      <w:pPr>
        <w:pStyle w:val="Texto"/>
        <w:rPr>
          <w:rFonts w:eastAsia="Calibri"/>
          <w:b/>
          <w:bCs/>
        </w:rPr>
      </w:pPr>
      <w:r w:rsidRPr="00065FC0">
        <w:rPr>
          <w:rFonts w:eastAsia="Calibri"/>
          <w:b/>
          <w:bCs/>
        </w:rPr>
        <w:t>Librerías y dependencias</w:t>
      </w:r>
    </w:p>
    <w:p w14:paraId="68F19A57" w14:textId="45999DCA" w:rsidR="540E8E51" w:rsidRPr="00065FC0" w:rsidRDefault="540E8E51" w:rsidP="134AD436">
      <w:pPr>
        <w:pStyle w:val="Texto"/>
        <w:rPr>
          <w:rFonts w:eastAsia="Calibri"/>
        </w:rPr>
      </w:pPr>
      <w:r w:rsidRPr="00065FC0">
        <w:rPr>
          <w:rFonts w:eastAsia="Calibri"/>
        </w:rPr>
        <w:t>Además de las herramientas base, se integraron librerías complementarias que optimizan la experiencia del usuario y facilitan la comunicación con la API:</w:t>
      </w:r>
    </w:p>
    <w:tbl>
      <w:tblPr>
        <w:tblStyle w:val="Tablaconcuadrcula"/>
        <w:tblW w:w="0" w:type="auto"/>
        <w:tblLayout w:type="fixed"/>
        <w:tblLook w:val="06A0" w:firstRow="1" w:lastRow="0" w:firstColumn="1" w:lastColumn="0" w:noHBand="1" w:noVBand="1"/>
      </w:tblPr>
      <w:tblGrid>
        <w:gridCol w:w="2542"/>
        <w:gridCol w:w="6233"/>
      </w:tblGrid>
      <w:tr w:rsidR="134AD436" w:rsidRPr="00065FC0" w14:paraId="114B685E" w14:textId="77777777" w:rsidTr="1D34DE71">
        <w:trPr>
          <w:trHeight w:val="300"/>
        </w:trPr>
        <w:tc>
          <w:tcPr>
            <w:tcW w:w="2542" w:type="dxa"/>
          </w:tcPr>
          <w:p w14:paraId="6A3BFAAE" w14:textId="085AF7F6" w:rsidR="134AD436" w:rsidRPr="00065FC0" w:rsidRDefault="65E9F1EC" w:rsidP="1D34DE71">
            <w:pPr>
              <w:jc w:val="center"/>
              <w:rPr>
                <w:rFonts w:ascii="Arial" w:eastAsia="Arial" w:hAnsi="Arial" w:cs="Arial"/>
                <w:b/>
                <w:bCs/>
              </w:rPr>
            </w:pPr>
            <w:r w:rsidRPr="00065FC0">
              <w:rPr>
                <w:rFonts w:ascii="Arial" w:eastAsia="Arial" w:hAnsi="Arial" w:cs="Arial"/>
                <w:b/>
                <w:bCs/>
              </w:rPr>
              <w:lastRenderedPageBreak/>
              <w:t xml:space="preserve">LIBRERÍA </w:t>
            </w:r>
          </w:p>
        </w:tc>
        <w:tc>
          <w:tcPr>
            <w:tcW w:w="6233" w:type="dxa"/>
          </w:tcPr>
          <w:p w14:paraId="6CF52AB6" w14:textId="707370CA" w:rsidR="134AD436" w:rsidRPr="00065FC0" w:rsidRDefault="65E9F1EC" w:rsidP="1D34DE71">
            <w:pPr>
              <w:jc w:val="center"/>
              <w:rPr>
                <w:rFonts w:ascii="Arial" w:eastAsia="Arial" w:hAnsi="Arial" w:cs="Arial"/>
                <w:b/>
                <w:bCs/>
              </w:rPr>
            </w:pPr>
            <w:r w:rsidRPr="00065FC0">
              <w:rPr>
                <w:rFonts w:ascii="Arial" w:eastAsia="Arial" w:hAnsi="Arial" w:cs="Arial"/>
                <w:b/>
                <w:bCs/>
              </w:rPr>
              <w:t>FUNCIÓN PRINCIPAL</w:t>
            </w:r>
          </w:p>
        </w:tc>
      </w:tr>
      <w:tr w:rsidR="134AD436" w:rsidRPr="00065FC0" w14:paraId="3B35D378" w14:textId="77777777" w:rsidTr="1D34DE71">
        <w:trPr>
          <w:trHeight w:val="300"/>
        </w:trPr>
        <w:tc>
          <w:tcPr>
            <w:tcW w:w="2542" w:type="dxa"/>
          </w:tcPr>
          <w:p w14:paraId="3B678341" w14:textId="57E52371" w:rsidR="134AD436" w:rsidRPr="00065FC0" w:rsidRDefault="65E9F1EC" w:rsidP="1D34DE71">
            <w:pPr>
              <w:rPr>
                <w:rFonts w:ascii="Arial" w:eastAsia="Arial" w:hAnsi="Arial" w:cs="Arial"/>
                <w:b/>
                <w:bCs/>
              </w:rPr>
            </w:pPr>
            <w:r w:rsidRPr="00065FC0">
              <w:rPr>
                <w:rFonts w:ascii="Arial" w:eastAsia="Arial" w:hAnsi="Arial" w:cs="Arial"/>
                <w:b/>
                <w:bCs/>
              </w:rPr>
              <w:t>Axios</w:t>
            </w:r>
          </w:p>
        </w:tc>
        <w:tc>
          <w:tcPr>
            <w:tcW w:w="6233" w:type="dxa"/>
          </w:tcPr>
          <w:p w14:paraId="1D410A05" w14:textId="3E94E550" w:rsidR="134AD436" w:rsidRPr="00065FC0" w:rsidRDefault="65E9F1EC" w:rsidP="1D34DE71">
            <w:pPr>
              <w:rPr>
                <w:rFonts w:ascii="Arial" w:eastAsia="Arial" w:hAnsi="Arial" w:cs="Arial"/>
              </w:rPr>
            </w:pPr>
            <w:r w:rsidRPr="00065FC0">
              <w:rPr>
                <w:rFonts w:ascii="Arial" w:eastAsia="Arial" w:hAnsi="Arial" w:cs="Arial"/>
              </w:rPr>
              <w:t xml:space="preserve">Realiza las peticiones HTTP a la API </w:t>
            </w:r>
            <w:proofErr w:type="spellStart"/>
            <w:r w:rsidRPr="00065FC0">
              <w:rPr>
                <w:rFonts w:ascii="Arial" w:eastAsia="Arial" w:hAnsi="Arial" w:cs="Arial"/>
              </w:rPr>
              <w:t>RESTful</w:t>
            </w:r>
            <w:proofErr w:type="spellEnd"/>
            <w:r w:rsidRPr="00065FC0">
              <w:rPr>
                <w:rFonts w:ascii="Arial" w:eastAsia="Arial" w:hAnsi="Arial" w:cs="Arial"/>
              </w:rPr>
              <w:t xml:space="preserve"> para obtener y enviar datos.</w:t>
            </w:r>
          </w:p>
        </w:tc>
      </w:tr>
      <w:tr w:rsidR="134AD436" w:rsidRPr="00065FC0" w14:paraId="5DAB53EF" w14:textId="77777777" w:rsidTr="1D34DE71">
        <w:trPr>
          <w:trHeight w:val="300"/>
        </w:trPr>
        <w:tc>
          <w:tcPr>
            <w:tcW w:w="2542" w:type="dxa"/>
          </w:tcPr>
          <w:p w14:paraId="1628D74B" w14:textId="7A10DD01" w:rsidR="134AD436" w:rsidRPr="00065FC0" w:rsidRDefault="65E9F1EC" w:rsidP="1D34DE71">
            <w:pPr>
              <w:rPr>
                <w:rFonts w:ascii="Arial" w:eastAsia="Arial" w:hAnsi="Arial" w:cs="Arial"/>
                <w:b/>
                <w:bCs/>
              </w:rPr>
            </w:pPr>
            <w:proofErr w:type="spellStart"/>
            <w:r w:rsidRPr="00065FC0">
              <w:rPr>
                <w:rFonts w:ascii="Arial" w:eastAsia="Arial" w:hAnsi="Arial" w:cs="Arial"/>
                <w:b/>
                <w:bCs/>
              </w:rPr>
              <w:t>Ionic</w:t>
            </w:r>
            <w:proofErr w:type="spellEnd"/>
            <w:r w:rsidRPr="00065FC0">
              <w:rPr>
                <w:rFonts w:ascii="Arial" w:eastAsia="Arial" w:hAnsi="Arial" w:cs="Arial"/>
                <w:b/>
                <w:bCs/>
              </w:rPr>
              <w:t xml:space="preserve"> Storage</w:t>
            </w:r>
          </w:p>
        </w:tc>
        <w:tc>
          <w:tcPr>
            <w:tcW w:w="6233" w:type="dxa"/>
          </w:tcPr>
          <w:p w14:paraId="6FEAC97B" w14:textId="58475FCF" w:rsidR="134AD436" w:rsidRPr="00065FC0" w:rsidRDefault="65E9F1EC" w:rsidP="1D34DE71">
            <w:pPr>
              <w:rPr>
                <w:rFonts w:ascii="Arial" w:eastAsia="Arial" w:hAnsi="Arial" w:cs="Arial"/>
              </w:rPr>
            </w:pPr>
            <w:r w:rsidRPr="00065FC0">
              <w:rPr>
                <w:rFonts w:ascii="Arial" w:eastAsia="Arial" w:hAnsi="Arial" w:cs="Arial"/>
              </w:rPr>
              <w:t>Permite almacenar información local del usuario (como credenciales o configuraciones).</w:t>
            </w:r>
          </w:p>
        </w:tc>
      </w:tr>
      <w:tr w:rsidR="134AD436" w:rsidRPr="00065FC0" w14:paraId="0DA033D7" w14:textId="77777777" w:rsidTr="1D34DE71">
        <w:trPr>
          <w:trHeight w:val="300"/>
        </w:trPr>
        <w:tc>
          <w:tcPr>
            <w:tcW w:w="2542" w:type="dxa"/>
          </w:tcPr>
          <w:p w14:paraId="2A69E5D9" w14:textId="5787769B" w:rsidR="134AD436" w:rsidRPr="00065FC0" w:rsidRDefault="65E9F1EC" w:rsidP="1D34DE71">
            <w:pPr>
              <w:rPr>
                <w:rFonts w:ascii="Arial" w:eastAsia="Arial" w:hAnsi="Arial" w:cs="Arial"/>
                <w:b/>
                <w:bCs/>
              </w:rPr>
            </w:pPr>
            <w:proofErr w:type="spellStart"/>
            <w:r w:rsidRPr="00065FC0">
              <w:rPr>
                <w:rFonts w:ascii="Arial" w:eastAsia="Arial" w:hAnsi="Arial" w:cs="Arial"/>
                <w:b/>
                <w:bCs/>
              </w:rPr>
              <w:t>Ionicons</w:t>
            </w:r>
            <w:proofErr w:type="spellEnd"/>
          </w:p>
        </w:tc>
        <w:tc>
          <w:tcPr>
            <w:tcW w:w="6233" w:type="dxa"/>
          </w:tcPr>
          <w:p w14:paraId="337E9969" w14:textId="05663E27" w:rsidR="134AD436" w:rsidRPr="00065FC0" w:rsidRDefault="65E9F1EC" w:rsidP="1D34DE71">
            <w:pPr>
              <w:rPr>
                <w:rFonts w:ascii="Arial" w:eastAsia="Arial" w:hAnsi="Arial" w:cs="Arial"/>
              </w:rPr>
            </w:pPr>
            <w:r w:rsidRPr="00065FC0">
              <w:rPr>
                <w:rFonts w:ascii="Arial" w:eastAsia="Arial" w:hAnsi="Arial" w:cs="Arial"/>
              </w:rPr>
              <w:t>Proporciona íconos estilizados para mejorar la presentación visual de la interfaz.</w:t>
            </w:r>
          </w:p>
        </w:tc>
      </w:tr>
      <w:tr w:rsidR="134AD436" w:rsidRPr="00065FC0" w14:paraId="60FB5C62" w14:textId="77777777" w:rsidTr="1D34DE71">
        <w:trPr>
          <w:trHeight w:val="300"/>
        </w:trPr>
        <w:tc>
          <w:tcPr>
            <w:tcW w:w="2542" w:type="dxa"/>
          </w:tcPr>
          <w:p w14:paraId="4EF625B5" w14:textId="5A377CA8" w:rsidR="134AD436" w:rsidRPr="00065FC0" w:rsidRDefault="65E9F1EC" w:rsidP="1D34DE71">
            <w:pPr>
              <w:rPr>
                <w:rFonts w:ascii="Arial" w:eastAsia="Arial" w:hAnsi="Arial" w:cs="Arial"/>
                <w:b/>
                <w:bCs/>
              </w:rPr>
            </w:pPr>
            <w:proofErr w:type="spellStart"/>
            <w:r w:rsidRPr="00065FC0">
              <w:rPr>
                <w:rFonts w:ascii="Arial" w:eastAsia="Arial" w:hAnsi="Arial" w:cs="Arial"/>
                <w:b/>
                <w:bCs/>
              </w:rPr>
              <w:t>Firebase</w:t>
            </w:r>
            <w:proofErr w:type="spellEnd"/>
            <w:r w:rsidRPr="00065FC0">
              <w:rPr>
                <w:rFonts w:ascii="Arial" w:eastAsia="Arial" w:hAnsi="Arial" w:cs="Arial"/>
                <w:b/>
                <w:bCs/>
              </w:rPr>
              <w:t xml:space="preserve"> Cloud </w:t>
            </w:r>
            <w:proofErr w:type="spellStart"/>
            <w:r w:rsidRPr="00065FC0">
              <w:rPr>
                <w:rFonts w:ascii="Arial" w:eastAsia="Arial" w:hAnsi="Arial" w:cs="Arial"/>
                <w:b/>
                <w:bCs/>
              </w:rPr>
              <w:t>Messaging</w:t>
            </w:r>
            <w:proofErr w:type="spellEnd"/>
            <w:r w:rsidRPr="00065FC0">
              <w:rPr>
                <w:rFonts w:ascii="Arial" w:eastAsia="Arial" w:hAnsi="Arial" w:cs="Arial"/>
                <w:b/>
                <w:bCs/>
              </w:rPr>
              <w:t xml:space="preserve"> (FCM)</w:t>
            </w:r>
          </w:p>
        </w:tc>
        <w:tc>
          <w:tcPr>
            <w:tcW w:w="6233" w:type="dxa"/>
          </w:tcPr>
          <w:p w14:paraId="47175D17" w14:textId="007FB2B9" w:rsidR="134AD436" w:rsidRPr="00065FC0" w:rsidRDefault="65E9F1EC" w:rsidP="1D34DE71">
            <w:pPr>
              <w:rPr>
                <w:rFonts w:ascii="Arial" w:eastAsia="Arial" w:hAnsi="Arial" w:cs="Arial"/>
              </w:rPr>
            </w:pPr>
            <w:r w:rsidRPr="00065FC0">
              <w:rPr>
                <w:rFonts w:ascii="Arial" w:eastAsia="Arial" w:hAnsi="Arial" w:cs="Arial"/>
              </w:rPr>
              <w:t>Implementa el sistema de notificaciones institucionales en tiempo real.</w:t>
            </w:r>
          </w:p>
        </w:tc>
      </w:tr>
      <w:tr w:rsidR="134AD436" w:rsidRPr="00065FC0" w14:paraId="4FD6A645" w14:textId="77777777" w:rsidTr="1D34DE71">
        <w:trPr>
          <w:trHeight w:val="300"/>
        </w:trPr>
        <w:tc>
          <w:tcPr>
            <w:tcW w:w="2542" w:type="dxa"/>
          </w:tcPr>
          <w:p w14:paraId="06753F55" w14:textId="03EB541B" w:rsidR="134AD436" w:rsidRPr="00065FC0" w:rsidRDefault="65E9F1EC" w:rsidP="1D34DE71">
            <w:pPr>
              <w:rPr>
                <w:rFonts w:ascii="Arial" w:eastAsia="Arial" w:hAnsi="Arial" w:cs="Arial"/>
                <w:b/>
                <w:bCs/>
              </w:rPr>
            </w:pPr>
            <w:r w:rsidRPr="00065FC0">
              <w:rPr>
                <w:rFonts w:ascii="Arial" w:eastAsia="Arial" w:hAnsi="Arial" w:cs="Arial"/>
                <w:b/>
                <w:bCs/>
              </w:rPr>
              <w:t>SweetAlert2</w:t>
            </w:r>
          </w:p>
        </w:tc>
        <w:tc>
          <w:tcPr>
            <w:tcW w:w="6233" w:type="dxa"/>
          </w:tcPr>
          <w:p w14:paraId="6CBE6F7B" w14:textId="62EA1049" w:rsidR="134AD436" w:rsidRPr="00065FC0" w:rsidRDefault="65E9F1EC" w:rsidP="1D34DE71">
            <w:pPr>
              <w:rPr>
                <w:rFonts w:ascii="Arial" w:eastAsia="Arial" w:hAnsi="Arial" w:cs="Arial"/>
              </w:rPr>
            </w:pPr>
            <w:r w:rsidRPr="00065FC0">
              <w:rPr>
                <w:rFonts w:ascii="Arial" w:eastAsia="Arial" w:hAnsi="Arial" w:cs="Arial"/>
              </w:rPr>
              <w:t>Facilita la generación de alertas visuales y modales personalizados.</w:t>
            </w:r>
          </w:p>
        </w:tc>
      </w:tr>
    </w:tbl>
    <w:p w14:paraId="3711A9EA" w14:textId="59461B94" w:rsidR="134AD436" w:rsidRPr="00065FC0" w:rsidRDefault="134AD436" w:rsidP="134AD436">
      <w:pPr>
        <w:pStyle w:val="Texto"/>
        <w:rPr>
          <w:rFonts w:eastAsia="Calibri"/>
        </w:rPr>
      </w:pPr>
    </w:p>
    <w:p w14:paraId="44141B1E" w14:textId="77777777" w:rsidR="00477897" w:rsidRPr="00065FC0" w:rsidRDefault="00477897" w:rsidP="003C0B3C">
      <w:pPr>
        <w:pStyle w:val="Texto"/>
      </w:pPr>
    </w:p>
    <w:p w14:paraId="5261238A" w14:textId="77777777" w:rsidR="00477897" w:rsidRPr="00065FC0" w:rsidRDefault="00477897" w:rsidP="003C0B3C">
      <w:pPr>
        <w:pStyle w:val="Texto"/>
      </w:pPr>
    </w:p>
    <w:p w14:paraId="739D5692" w14:textId="0FD8B64E" w:rsidR="00161C94" w:rsidRPr="00065FC0" w:rsidRDefault="00161C94">
      <w:pPr>
        <w:rPr>
          <w:rFonts w:ascii="Arial" w:hAnsi="Arial" w:cs="Arial"/>
        </w:rPr>
      </w:pPr>
      <w:r w:rsidRPr="00065FC0">
        <w:rPr>
          <w:rFonts w:ascii="Arial" w:hAnsi="Arial" w:cs="Arial"/>
          <w:rPrChange w:id="378" w:author="JOEL ALEJANDRO PARRA MARANON" w:date="2025-12-07T21:04:00Z" w16du:dateUtc="2025-12-08T02:04:00Z">
            <w:rPr/>
          </w:rPrChange>
        </w:rPr>
        <w:br w:type="page"/>
      </w:r>
    </w:p>
    <w:p w14:paraId="4922524B" w14:textId="77777777" w:rsidR="00161C94" w:rsidRPr="00065FC0" w:rsidRDefault="00F51D2C" w:rsidP="56C313C3">
      <w:pPr>
        <w:pStyle w:val="Ttulo1"/>
        <w:numPr>
          <w:ilvl w:val="0"/>
          <w:numId w:val="0"/>
        </w:numPr>
        <w:rPr>
          <w:rFonts w:cs="Arial"/>
        </w:rPr>
      </w:pPr>
      <w:bookmarkStart w:id="379" w:name="_Toc85388332"/>
      <w:bookmarkStart w:id="380" w:name="_Toc216033954"/>
      <w:r w:rsidRPr="00065FC0">
        <w:rPr>
          <w:rFonts w:cs="Arial"/>
        </w:rPr>
        <w:lastRenderedPageBreak/>
        <w:t>RESULTADOS</w:t>
      </w:r>
      <w:bookmarkEnd w:id="380"/>
    </w:p>
    <w:bookmarkEnd w:id="379"/>
    <w:p w14:paraId="6494F4DE" w14:textId="1F07CDA3" w:rsidR="0066303C" w:rsidRPr="00065FC0" w:rsidDel="0027037B" w:rsidRDefault="0066303C" w:rsidP="0BEEBD15">
      <w:pPr>
        <w:keepNext/>
        <w:rPr>
          <w:rFonts w:ascii="Arial" w:hAnsi="Arial" w:cs="Arial"/>
        </w:rPr>
      </w:pPr>
    </w:p>
    <w:p w14:paraId="57BAF9D3" w14:textId="411C0A9B" w:rsidR="0BEEBD15" w:rsidRPr="00065FC0" w:rsidRDefault="0BEEBD15">
      <w:pPr>
        <w:rPr>
          <w:rFonts w:ascii="Arial" w:hAnsi="Arial" w:cs="Arial"/>
          <w:rPrChange w:id="381" w:author="JOEL ALEJANDRO PARRA MARANON" w:date="2025-12-07T21:04:00Z" w16du:dateUtc="2025-12-08T02:04:00Z">
            <w:rPr/>
          </w:rPrChange>
        </w:rPr>
      </w:pPr>
    </w:p>
    <w:p w14:paraId="432BE269" w14:textId="4A2492C6" w:rsidR="0BEEBD15" w:rsidRPr="00065FC0" w:rsidRDefault="0BEEBD15">
      <w:pPr>
        <w:rPr>
          <w:rFonts w:ascii="Arial" w:hAnsi="Arial" w:cs="Arial"/>
          <w:rPrChange w:id="382" w:author="JOEL ALEJANDRO PARRA MARANON" w:date="2025-12-07T21:04:00Z" w16du:dateUtc="2025-12-08T02:04:00Z">
            <w:rPr/>
          </w:rPrChange>
        </w:rPr>
      </w:pPr>
    </w:p>
    <w:p w14:paraId="20DEA59B" w14:textId="388924E4" w:rsidR="673A968A" w:rsidRPr="00065FC0" w:rsidRDefault="673A968A" w:rsidP="673A968A">
      <w:pPr>
        <w:pStyle w:val="Texto"/>
      </w:pPr>
    </w:p>
    <w:p w14:paraId="4EB9311A" w14:textId="0CF7EA49" w:rsidR="673A968A" w:rsidRPr="00065FC0" w:rsidRDefault="6663FE28" w:rsidP="1D34DE71">
      <w:pPr>
        <w:pStyle w:val="Ttulo3"/>
      </w:pPr>
      <w:bookmarkStart w:id="383" w:name="_Toc216033955"/>
      <w:r w:rsidRPr="00065FC0">
        <w:t>Sprint 0. Configuración del ambiente de desarrollo</w:t>
      </w:r>
      <w:bookmarkEnd w:id="383"/>
    </w:p>
    <w:tbl>
      <w:tblPr>
        <w:tblW w:w="0" w:type="auto"/>
        <w:tblInd w:w="-40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54"/>
        <w:gridCol w:w="4785"/>
        <w:gridCol w:w="1815"/>
        <w:gridCol w:w="1320"/>
        <w:gridCol w:w="1425"/>
      </w:tblGrid>
      <w:tr w:rsidR="1D34DE71" w:rsidRPr="00065FC0" w14:paraId="66A2219C" w14:textId="77777777" w:rsidTr="1D34DE71">
        <w:trPr>
          <w:trHeight w:val="300"/>
        </w:trPr>
        <w:tc>
          <w:tcPr>
            <w:tcW w:w="654" w:type="dxa"/>
            <w:vAlign w:val="center"/>
          </w:tcPr>
          <w:p w14:paraId="7E1557F8" w14:textId="4A8305A0"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ID</w:t>
            </w:r>
          </w:p>
        </w:tc>
        <w:tc>
          <w:tcPr>
            <w:tcW w:w="4785" w:type="dxa"/>
            <w:vAlign w:val="center"/>
          </w:tcPr>
          <w:p w14:paraId="58E95E86" w14:textId="4C1497EB"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Tarea</w:t>
            </w:r>
          </w:p>
        </w:tc>
        <w:tc>
          <w:tcPr>
            <w:tcW w:w="1815" w:type="dxa"/>
            <w:vAlign w:val="center"/>
          </w:tcPr>
          <w:p w14:paraId="074AD14B" w14:textId="4686BB20"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Responsable</w:t>
            </w:r>
          </w:p>
        </w:tc>
        <w:tc>
          <w:tcPr>
            <w:tcW w:w="1320" w:type="dxa"/>
            <w:vAlign w:val="center"/>
          </w:tcPr>
          <w:p w14:paraId="10BD83F5" w14:textId="79C1AF7E"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Estado</w:t>
            </w:r>
          </w:p>
        </w:tc>
        <w:tc>
          <w:tcPr>
            <w:tcW w:w="1425" w:type="dxa"/>
            <w:vAlign w:val="center"/>
          </w:tcPr>
          <w:p w14:paraId="59251255" w14:textId="472D83A2"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Prioridad</w:t>
            </w:r>
          </w:p>
        </w:tc>
      </w:tr>
      <w:tr w:rsidR="1D34DE71" w:rsidRPr="00065FC0" w14:paraId="4179F048" w14:textId="77777777" w:rsidTr="1D34DE71">
        <w:trPr>
          <w:trHeight w:val="300"/>
        </w:trPr>
        <w:tc>
          <w:tcPr>
            <w:tcW w:w="654" w:type="dxa"/>
            <w:vAlign w:val="center"/>
          </w:tcPr>
          <w:p w14:paraId="67683722" w14:textId="3A1D5A28" w:rsidR="1D34DE71" w:rsidRPr="00065FC0" w:rsidRDefault="1D34DE71" w:rsidP="1D34DE71">
            <w:pPr>
              <w:spacing w:after="0"/>
              <w:rPr>
                <w:rFonts w:ascii="Arial" w:eastAsia="Arial" w:hAnsi="Arial" w:cs="Arial"/>
              </w:rPr>
            </w:pPr>
            <w:r w:rsidRPr="00065FC0">
              <w:rPr>
                <w:rFonts w:ascii="Arial" w:eastAsia="Arial" w:hAnsi="Arial" w:cs="Arial"/>
              </w:rPr>
              <w:t>SB001</w:t>
            </w:r>
          </w:p>
        </w:tc>
        <w:tc>
          <w:tcPr>
            <w:tcW w:w="4785" w:type="dxa"/>
            <w:vAlign w:val="center"/>
          </w:tcPr>
          <w:p w14:paraId="557D7D43" w14:textId="7EC13417" w:rsidR="1D34DE71" w:rsidRPr="00065FC0" w:rsidRDefault="1D34DE71" w:rsidP="1D34DE71">
            <w:pPr>
              <w:spacing w:after="0"/>
              <w:rPr>
                <w:rFonts w:ascii="Arial" w:eastAsia="Arial" w:hAnsi="Arial" w:cs="Arial"/>
              </w:rPr>
            </w:pPr>
            <w:r w:rsidRPr="00065FC0">
              <w:rPr>
                <w:rFonts w:ascii="Arial" w:eastAsia="Arial" w:hAnsi="Arial" w:cs="Arial"/>
              </w:rPr>
              <w:t>Instalación de Node.js y configuración de entorno de trabajo</w:t>
            </w:r>
          </w:p>
        </w:tc>
        <w:tc>
          <w:tcPr>
            <w:tcW w:w="1815" w:type="dxa"/>
            <w:vAlign w:val="center"/>
          </w:tcPr>
          <w:p w14:paraId="0A195281" w14:textId="21B32D8E" w:rsidR="10B71B9E" w:rsidRPr="00065FC0" w:rsidRDefault="10B71B9E"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7B199F53" w14:textId="378CF81B"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3E3405F5" w14:textId="615A560C" w:rsidR="1D34DE71" w:rsidRPr="00065FC0" w:rsidRDefault="1D34DE71" w:rsidP="1D34DE71">
            <w:pPr>
              <w:spacing w:after="0"/>
              <w:rPr>
                <w:rFonts w:ascii="Arial" w:eastAsia="Arial" w:hAnsi="Arial" w:cs="Arial"/>
              </w:rPr>
            </w:pPr>
            <w:r w:rsidRPr="00065FC0">
              <w:rPr>
                <w:rFonts w:ascii="Arial" w:eastAsia="Arial" w:hAnsi="Arial" w:cs="Arial"/>
              </w:rPr>
              <w:t>Alta</w:t>
            </w:r>
          </w:p>
        </w:tc>
      </w:tr>
      <w:tr w:rsidR="1D34DE71" w:rsidRPr="00065FC0" w14:paraId="2C0AC318" w14:textId="77777777" w:rsidTr="1D34DE71">
        <w:trPr>
          <w:trHeight w:val="300"/>
        </w:trPr>
        <w:tc>
          <w:tcPr>
            <w:tcW w:w="654" w:type="dxa"/>
            <w:vAlign w:val="center"/>
          </w:tcPr>
          <w:p w14:paraId="328853F1" w14:textId="60BFEB7B" w:rsidR="1D34DE71" w:rsidRPr="00065FC0" w:rsidRDefault="1D34DE71" w:rsidP="1D34DE71">
            <w:pPr>
              <w:spacing w:after="0"/>
              <w:rPr>
                <w:rFonts w:ascii="Arial" w:eastAsia="Arial" w:hAnsi="Arial" w:cs="Arial"/>
              </w:rPr>
            </w:pPr>
            <w:r w:rsidRPr="00065FC0">
              <w:rPr>
                <w:rFonts w:ascii="Arial" w:eastAsia="Arial" w:hAnsi="Arial" w:cs="Arial"/>
              </w:rPr>
              <w:t>SB002</w:t>
            </w:r>
          </w:p>
        </w:tc>
        <w:tc>
          <w:tcPr>
            <w:tcW w:w="4785" w:type="dxa"/>
            <w:vAlign w:val="center"/>
          </w:tcPr>
          <w:p w14:paraId="5B4343E1" w14:textId="7DB630C9" w:rsidR="1D34DE71" w:rsidRPr="00065FC0" w:rsidRDefault="1D34DE71" w:rsidP="1D34DE71">
            <w:pPr>
              <w:spacing w:after="0"/>
              <w:rPr>
                <w:rFonts w:ascii="Arial" w:eastAsia="Arial" w:hAnsi="Arial" w:cs="Arial"/>
              </w:rPr>
            </w:pPr>
            <w:r w:rsidRPr="00065FC0">
              <w:rPr>
                <w:rFonts w:ascii="Arial" w:eastAsia="Arial" w:hAnsi="Arial" w:cs="Arial"/>
              </w:rPr>
              <w:t xml:space="preserve">Instalación de </w:t>
            </w:r>
            <w:proofErr w:type="spellStart"/>
            <w:r w:rsidRPr="00065FC0">
              <w:rPr>
                <w:rFonts w:ascii="Arial" w:eastAsia="Arial" w:hAnsi="Arial" w:cs="Arial"/>
              </w:rPr>
              <w:t>Ionic</w:t>
            </w:r>
            <w:proofErr w:type="spellEnd"/>
            <w:r w:rsidRPr="00065FC0">
              <w:rPr>
                <w:rFonts w:ascii="Arial" w:eastAsia="Arial" w:hAnsi="Arial" w:cs="Arial"/>
              </w:rPr>
              <w:t xml:space="preserve"> Framework y dependencias</w:t>
            </w:r>
          </w:p>
        </w:tc>
        <w:tc>
          <w:tcPr>
            <w:tcW w:w="1815" w:type="dxa"/>
            <w:vAlign w:val="center"/>
          </w:tcPr>
          <w:p w14:paraId="7955FFFE" w14:textId="5A749006" w:rsidR="0B31348C" w:rsidRPr="00065FC0" w:rsidRDefault="0B31348C"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742821F8" w14:textId="71A032A8"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3E1FAC59" w14:textId="67B32569" w:rsidR="1D34DE71" w:rsidRPr="00065FC0" w:rsidRDefault="1D34DE71" w:rsidP="1D34DE71">
            <w:pPr>
              <w:spacing w:after="0"/>
              <w:rPr>
                <w:rFonts w:ascii="Arial" w:eastAsia="Arial" w:hAnsi="Arial" w:cs="Arial"/>
              </w:rPr>
            </w:pPr>
            <w:r w:rsidRPr="00065FC0">
              <w:rPr>
                <w:rFonts w:ascii="Arial" w:eastAsia="Arial" w:hAnsi="Arial" w:cs="Arial"/>
              </w:rPr>
              <w:t>Alta</w:t>
            </w:r>
          </w:p>
        </w:tc>
      </w:tr>
      <w:tr w:rsidR="1D34DE71" w:rsidRPr="00065FC0" w14:paraId="59FCA869" w14:textId="77777777" w:rsidTr="1D34DE71">
        <w:trPr>
          <w:trHeight w:val="300"/>
        </w:trPr>
        <w:tc>
          <w:tcPr>
            <w:tcW w:w="654" w:type="dxa"/>
            <w:vAlign w:val="center"/>
          </w:tcPr>
          <w:p w14:paraId="138FAF97" w14:textId="5C0A21DD" w:rsidR="1D34DE71" w:rsidRPr="00065FC0" w:rsidRDefault="1D34DE71" w:rsidP="1D34DE71">
            <w:pPr>
              <w:spacing w:after="0"/>
              <w:rPr>
                <w:rFonts w:ascii="Arial" w:eastAsia="Arial" w:hAnsi="Arial" w:cs="Arial"/>
              </w:rPr>
            </w:pPr>
            <w:r w:rsidRPr="00065FC0">
              <w:rPr>
                <w:rFonts w:ascii="Arial" w:eastAsia="Arial" w:hAnsi="Arial" w:cs="Arial"/>
              </w:rPr>
              <w:t>SB003</w:t>
            </w:r>
          </w:p>
        </w:tc>
        <w:tc>
          <w:tcPr>
            <w:tcW w:w="4785" w:type="dxa"/>
            <w:vAlign w:val="center"/>
          </w:tcPr>
          <w:p w14:paraId="220FAF12" w14:textId="6298FE22" w:rsidR="1D34DE71" w:rsidRPr="00065FC0" w:rsidRDefault="1D34DE71" w:rsidP="1D34DE71">
            <w:pPr>
              <w:spacing w:after="0"/>
              <w:rPr>
                <w:rFonts w:ascii="Arial" w:eastAsia="Arial" w:hAnsi="Arial" w:cs="Arial"/>
              </w:rPr>
            </w:pPr>
            <w:r w:rsidRPr="00065FC0">
              <w:rPr>
                <w:rFonts w:ascii="Arial" w:eastAsia="Arial" w:hAnsi="Arial" w:cs="Arial"/>
              </w:rPr>
              <w:t>Configuración de GitHub y creación del repositorio del proyecto</w:t>
            </w:r>
          </w:p>
        </w:tc>
        <w:tc>
          <w:tcPr>
            <w:tcW w:w="1815" w:type="dxa"/>
            <w:vAlign w:val="center"/>
          </w:tcPr>
          <w:p w14:paraId="1F34DD2C" w14:textId="5908525C" w:rsidR="3D5E4A2D" w:rsidRPr="00065FC0" w:rsidRDefault="3D5E4A2D"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3D744D0E" w14:textId="212F547D"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71C70F81" w14:textId="2BA443F4" w:rsidR="1D34DE71" w:rsidRPr="00065FC0" w:rsidRDefault="1D34DE71" w:rsidP="1D34DE71">
            <w:pPr>
              <w:spacing w:after="0"/>
              <w:rPr>
                <w:rFonts w:ascii="Arial" w:eastAsia="Arial" w:hAnsi="Arial" w:cs="Arial"/>
              </w:rPr>
            </w:pPr>
            <w:r w:rsidRPr="00065FC0">
              <w:rPr>
                <w:rFonts w:ascii="Arial" w:eastAsia="Arial" w:hAnsi="Arial" w:cs="Arial"/>
              </w:rPr>
              <w:t>Alta</w:t>
            </w:r>
          </w:p>
        </w:tc>
      </w:tr>
      <w:tr w:rsidR="1D34DE71" w:rsidRPr="00065FC0" w14:paraId="1AC24CDF" w14:textId="77777777" w:rsidTr="1D34DE71">
        <w:trPr>
          <w:trHeight w:val="300"/>
        </w:trPr>
        <w:tc>
          <w:tcPr>
            <w:tcW w:w="654" w:type="dxa"/>
            <w:vAlign w:val="center"/>
          </w:tcPr>
          <w:p w14:paraId="1B281184" w14:textId="5D72A6BB" w:rsidR="1D34DE71" w:rsidRPr="00065FC0" w:rsidRDefault="1D34DE71" w:rsidP="1D34DE71">
            <w:pPr>
              <w:spacing w:after="0"/>
              <w:rPr>
                <w:rFonts w:ascii="Arial" w:eastAsia="Arial" w:hAnsi="Arial" w:cs="Arial"/>
              </w:rPr>
            </w:pPr>
            <w:r w:rsidRPr="00065FC0">
              <w:rPr>
                <w:rFonts w:ascii="Arial" w:eastAsia="Arial" w:hAnsi="Arial" w:cs="Arial"/>
              </w:rPr>
              <w:t>SB004</w:t>
            </w:r>
          </w:p>
        </w:tc>
        <w:tc>
          <w:tcPr>
            <w:tcW w:w="4785" w:type="dxa"/>
            <w:vAlign w:val="center"/>
          </w:tcPr>
          <w:p w14:paraId="6F64680B" w14:textId="7EEB2BAF" w:rsidR="1D34DE71" w:rsidRPr="00065FC0" w:rsidRDefault="1D34DE71" w:rsidP="1D34DE71">
            <w:pPr>
              <w:spacing w:after="0"/>
              <w:rPr>
                <w:rFonts w:ascii="Arial" w:eastAsia="Arial" w:hAnsi="Arial" w:cs="Arial"/>
              </w:rPr>
            </w:pPr>
            <w:r w:rsidRPr="00065FC0">
              <w:rPr>
                <w:rFonts w:ascii="Arial" w:eastAsia="Arial" w:hAnsi="Arial" w:cs="Arial"/>
              </w:rPr>
              <w:t xml:space="preserve">Creación del proyecto base con </w:t>
            </w:r>
            <w:proofErr w:type="spellStart"/>
            <w:r w:rsidRPr="00065FC0">
              <w:rPr>
                <w:rFonts w:ascii="Arial" w:eastAsia="Arial" w:hAnsi="Arial" w:cs="Arial"/>
              </w:rPr>
              <w:t>Ionic</w:t>
            </w:r>
            <w:proofErr w:type="spellEnd"/>
            <w:r w:rsidRPr="00065FC0">
              <w:rPr>
                <w:rFonts w:ascii="Arial" w:eastAsia="Arial" w:hAnsi="Arial" w:cs="Arial"/>
              </w:rPr>
              <w:t xml:space="preserve"> Angular</w:t>
            </w:r>
          </w:p>
        </w:tc>
        <w:tc>
          <w:tcPr>
            <w:tcW w:w="1815" w:type="dxa"/>
            <w:vAlign w:val="center"/>
          </w:tcPr>
          <w:p w14:paraId="0E6F7D50" w14:textId="2F3D6CD1" w:rsidR="4A415CD9" w:rsidRPr="00065FC0" w:rsidRDefault="4A415CD9"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36348837" w14:textId="28770150"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00CA967F" w14:textId="531F3AFF" w:rsidR="1D34DE71" w:rsidRPr="00065FC0" w:rsidRDefault="1D34DE71" w:rsidP="1D34DE71">
            <w:pPr>
              <w:spacing w:after="0"/>
              <w:rPr>
                <w:rFonts w:ascii="Arial" w:eastAsia="Arial" w:hAnsi="Arial" w:cs="Arial"/>
              </w:rPr>
            </w:pPr>
            <w:r w:rsidRPr="00065FC0">
              <w:rPr>
                <w:rFonts w:ascii="Arial" w:eastAsia="Arial" w:hAnsi="Arial" w:cs="Arial"/>
              </w:rPr>
              <w:t>Alta</w:t>
            </w:r>
          </w:p>
        </w:tc>
      </w:tr>
      <w:tr w:rsidR="1D34DE71" w:rsidRPr="00065FC0" w14:paraId="2E3FD7DA" w14:textId="77777777" w:rsidTr="1D34DE71">
        <w:trPr>
          <w:trHeight w:val="300"/>
        </w:trPr>
        <w:tc>
          <w:tcPr>
            <w:tcW w:w="654" w:type="dxa"/>
            <w:vAlign w:val="center"/>
          </w:tcPr>
          <w:p w14:paraId="7321A513" w14:textId="472A2430" w:rsidR="1D34DE71" w:rsidRPr="00065FC0" w:rsidRDefault="1D34DE71" w:rsidP="1D34DE71">
            <w:pPr>
              <w:spacing w:after="0"/>
              <w:rPr>
                <w:rFonts w:ascii="Arial" w:eastAsia="Arial" w:hAnsi="Arial" w:cs="Arial"/>
              </w:rPr>
            </w:pPr>
            <w:r w:rsidRPr="00065FC0">
              <w:rPr>
                <w:rFonts w:ascii="Arial" w:eastAsia="Arial" w:hAnsi="Arial" w:cs="Arial"/>
              </w:rPr>
              <w:t>SB005</w:t>
            </w:r>
          </w:p>
        </w:tc>
        <w:tc>
          <w:tcPr>
            <w:tcW w:w="4785" w:type="dxa"/>
            <w:vAlign w:val="center"/>
          </w:tcPr>
          <w:p w14:paraId="1B2EB8A2" w14:textId="4090AAFD" w:rsidR="1D34DE71" w:rsidRPr="00065FC0" w:rsidRDefault="1D34DE71" w:rsidP="1D34DE71">
            <w:pPr>
              <w:spacing w:after="0"/>
              <w:rPr>
                <w:rFonts w:ascii="Arial" w:eastAsia="Arial" w:hAnsi="Arial" w:cs="Arial"/>
              </w:rPr>
            </w:pPr>
            <w:r w:rsidRPr="00065FC0">
              <w:rPr>
                <w:rFonts w:ascii="Arial" w:eastAsia="Arial" w:hAnsi="Arial" w:cs="Arial"/>
              </w:rPr>
              <w:t>Integración de Capacitor y configuración de Android Studio</w:t>
            </w:r>
          </w:p>
        </w:tc>
        <w:tc>
          <w:tcPr>
            <w:tcW w:w="1815" w:type="dxa"/>
            <w:vAlign w:val="center"/>
          </w:tcPr>
          <w:p w14:paraId="0F11F8A9" w14:textId="647E9F90" w:rsidR="7CB6D110" w:rsidRPr="00065FC0" w:rsidRDefault="7CB6D110"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3AB34137" w14:textId="5945788A"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1F16491C" w14:textId="1C5C74D5" w:rsidR="1D34DE71" w:rsidRPr="00065FC0" w:rsidRDefault="1D34DE71" w:rsidP="1D34DE71">
            <w:pPr>
              <w:spacing w:after="0"/>
              <w:rPr>
                <w:rFonts w:ascii="Arial" w:eastAsia="Arial" w:hAnsi="Arial" w:cs="Arial"/>
              </w:rPr>
            </w:pPr>
            <w:r w:rsidRPr="00065FC0">
              <w:rPr>
                <w:rFonts w:ascii="Arial" w:eastAsia="Arial" w:hAnsi="Arial" w:cs="Arial"/>
              </w:rPr>
              <w:t>Media</w:t>
            </w:r>
          </w:p>
        </w:tc>
      </w:tr>
      <w:tr w:rsidR="1D34DE71" w:rsidRPr="00065FC0" w14:paraId="09F7A87B" w14:textId="77777777" w:rsidTr="1D34DE71">
        <w:trPr>
          <w:trHeight w:val="300"/>
        </w:trPr>
        <w:tc>
          <w:tcPr>
            <w:tcW w:w="654" w:type="dxa"/>
            <w:vAlign w:val="center"/>
          </w:tcPr>
          <w:p w14:paraId="6513F8B1" w14:textId="313EDBEA" w:rsidR="1D34DE71" w:rsidRPr="00065FC0" w:rsidRDefault="1D34DE71" w:rsidP="1D34DE71">
            <w:pPr>
              <w:spacing w:after="0"/>
              <w:rPr>
                <w:rFonts w:ascii="Arial" w:eastAsia="Arial" w:hAnsi="Arial" w:cs="Arial"/>
              </w:rPr>
            </w:pPr>
            <w:r w:rsidRPr="00065FC0">
              <w:rPr>
                <w:rFonts w:ascii="Arial" w:eastAsia="Arial" w:hAnsi="Arial" w:cs="Arial"/>
              </w:rPr>
              <w:t>SB006</w:t>
            </w:r>
          </w:p>
        </w:tc>
        <w:tc>
          <w:tcPr>
            <w:tcW w:w="4785" w:type="dxa"/>
            <w:vAlign w:val="center"/>
          </w:tcPr>
          <w:p w14:paraId="33F1A82E" w14:textId="4F021652" w:rsidR="1D34DE71" w:rsidRPr="00065FC0" w:rsidRDefault="1D34DE71" w:rsidP="1D34DE71">
            <w:pPr>
              <w:spacing w:after="0"/>
              <w:rPr>
                <w:rFonts w:ascii="Arial" w:eastAsia="Arial" w:hAnsi="Arial" w:cs="Arial"/>
              </w:rPr>
            </w:pPr>
            <w:r w:rsidRPr="00065FC0">
              <w:rPr>
                <w:rFonts w:ascii="Arial" w:eastAsia="Arial" w:hAnsi="Arial" w:cs="Arial"/>
              </w:rPr>
              <w:t>Verificación del funcionamiento del entorno mediante ejecución local</w:t>
            </w:r>
          </w:p>
        </w:tc>
        <w:tc>
          <w:tcPr>
            <w:tcW w:w="1815" w:type="dxa"/>
            <w:vAlign w:val="center"/>
          </w:tcPr>
          <w:p w14:paraId="66EF44F0" w14:textId="78570CF4" w:rsidR="71219CE2" w:rsidRPr="00065FC0" w:rsidRDefault="71219CE2"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3387A16D" w14:textId="04BF92F2"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70F98F9F" w14:textId="303D1B07" w:rsidR="1D34DE71" w:rsidRPr="00065FC0" w:rsidRDefault="1D34DE71" w:rsidP="1D34DE71">
            <w:pPr>
              <w:spacing w:after="0"/>
              <w:rPr>
                <w:rFonts w:ascii="Arial" w:eastAsia="Arial" w:hAnsi="Arial" w:cs="Arial"/>
              </w:rPr>
            </w:pPr>
            <w:r w:rsidRPr="00065FC0">
              <w:rPr>
                <w:rFonts w:ascii="Arial" w:eastAsia="Arial" w:hAnsi="Arial" w:cs="Arial"/>
              </w:rPr>
              <w:t>Alta</w:t>
            </w:r>
          </w:p>
        </w:tc>
      </w:tr>
    </w:tbl>
    <w:p w14:paraId="65795E36" w14:textId="5FF9A914" w:rsidR="673A968A" w:rsidRPr="00065FC0" w:rsidRDefault="673A968A" w:rsidP="673A968A">
      <w:pPr>
        <w:pStyle w:val="Texto"/>
      </w:pPr>
    </w:p>
    <w:p w14:paraId="28DF000A" w14:textId="47561019" w:rsidR="7CB56D69" w:rsidRPr="00065FC0" w:rsidRDefault="7CB56D69" w:rsidP="1D34DE71">
      <w:pPr>
        <w:pStyle w:val="Texto"/>
        <w:rPr>
          <w:rFonts w:eastAsia="Calibri"/>
          <w:b/>
          <w:bCs/>
        </w:rPr>
      </w:pPr>
      <w:r w:rsidRPr="00065FC0">
        <w:rPr>
          <w:rFonts w:eastAsia="Calibri"/>
          <w:b/>
          <w:bCs/>
        </w:rPr>
        <w:t>Detalle</w:t>
      </w:r>
    </w:p>
    <w:p w14:paraId="14C539F9" w14:textId="331DE528" w:rsidR="7CB56D69" w:rsidRPr="00065FC0" w:rsidRDefault="7CB56D69" w:rsidP="1D34DE71">
      <w:pPr>
        <w:pStyle w:val="Texto"/>
        <w:rPr>
          <w:rFonts w:eastAsia="Calibri"/>
        </w:rPr>
      </w:pPr>
      <w:r w:rsidRPr="00065FC0">
        <w:rPr>
          <w:rFonts w:eastAsia="Calibri"/>
        </w:rPr>
        <w:t xml:space="preserve">Durante el Sprint 0 se configuró el ambiente de desarrollo necesario para el </w:t>
      </w:r>
      <w:proofErr w:type="spellStart"/>
      <w:proofErr w:type="gramStart"/>
      <w:r w:rsidRPr="00065FC0">
        <w:rPr>
          <w:rFonts w:eastAsia="Calibri"/>
        </w:rPr>
        <w:t>proyecto.Se</w:t>
      </w:r>
      <w:proofErr w:type="spellEnd"/>
      <w:proofErr w:type="gramEnd"/>
      <w:r w:rsidRPr="00065FC0">
        <w:rPr>
          <w:rFonts w:eastAsia="Calibri"/>
        </w:rPr>
        <w:t xml:space="preserve"> instalaron las herramientas requeridas para trabajar con el </w:t>
      </w:r>
      <w:proofErr w:type="spellStart"/>
      <w:r w:rsidRPr="00065FC0">
        <w:rPr>
          <w:rFonts w:eastAsia="Calibri"/>
        </w:rPr>
        <w:t>framework</w:t>
      </w:r>
      <w:proofErr w:type="spellEnd"/>
      <w:r w:rsidRPr="00065FC0">
        <w:rPr>
          <w:rFonts w:eastAsia="Calibri"/>
        </w:rPr>
        <w:t xml:space="preserve"> </w:t>
      </w:r>
      <w:proofErr w:type="spellStart"/>
      <w:r w:rsidRPr="00065FC0">
        <w:rPr>
          <w:rFonts w:eastAsia="Calibri"/>
        </w:rPr>
        <w:t>Ionic</w:t>
      </w:r>
      <w:proofErr w:type="spellEnd"/>
      <w:r w:rsidRPr="00065FC0">
        <w:rPr>
          <w:rFonts w:eastAsia="Calibri"/>
        </w:rPr>
        <w:t xml:space="preserve"> y se configuró el control de versiones con GitHub para mantener el código de forma colaborativa y segura. Asimismo, se generó la estructura inicial de la aplicación y se verificó el correcto funcionamiento mediante pruebas locales. Finalmente, se preparó la integración con Android Studio a través de Capacitor, asegurando la posibilidad de generar el archivo APK para dispositivos Android.</w:t>
      </w:r>
    </w:p>
    <w:p w14:paraId="1178A478" w14:textId="28772D1C" w:rsidR="1D34DE71" w:rsidRDefault="002E272A" w:rsidP="1D34DE71">
      <w:pPr>
        <w:pStyle w:val="Texto"/>
        <w:rPr>
          <w:ins w:id="384" w:author="JOEL ALEJANDRO PARRA MARANON" w:date="2025-12-07T21:28:00Z" w16du:dateUtc="2025-12-08T02:28:00Z"/>
          <w:rFonts w:eastAsia="Calibri"/>
        </w:rPr>
      </w:pPr>
      <w:ins w:id="385" w:author="JOEL ALEJANDRO PARRA MARANON" w:date="2025-12-07T21:28:00Z">
        <w:r w:rsidRPr="002E272A">
          <w:rPr>
            <w:rFonts w:eastAsia="Calibri"/>
          </w:rPr>
          <w:t xml:space="preserve">Como complemento a este sprint, se documentaron también las versiones específicas de cada herramienta instalada, garantizando la trazabilidad del entorno y la posibilidad de replicarlo en futuros desarrollos. Se creó un archivo README técnico inicial donde se detallan los comandos principales de ejecución, </w:t>
        </w:r>
        <w:proofErr w:type="spellStart"/>
        <w:r w:rsidRPr="002E272A">
          <w:rPr>
            <w:rFonts w:eastAsia="Calibri"/>
          </w:rPr>
          <w:t>build</w:t>
        </w:r>
        <w:proofErr w:type="spellEnd"/>
        <w:r w:rsidRPr="002E272A">
          <w:rPr>
            <w:rFonts w:eastAsia="Calibri"/>
          </w:rPr>
          <w:t xml:space="preserve"> y sincronización con Capacitor, asegurando que cualquier colaborador pueda levantar el entorno sin inconvenientes. Además, se dejó configurada la estructura de ramas en GitHub para estandarizar el flujo de trabajo desde el inicio del proyecto.</w:t>
        </w:r>
      </w:ins>
    </w:p>
    <w:p w14:paraId="5C5A1B77" w14:textId="77777777" w:rsidR="002E272A" w:rsidRPr="00065FC0" w:rsidRDefault="002E272A" w:rsidP="1D34DE71">
      <w:pPr>
        <w:pStyle w:val="Texto"/>
        <w:rPr>
          <w:rFonts w:eastAsia="Calibri"/>
        </w:rPr>
      </w:pPr>
    </w:p>
    <w:p w14:paraId="26F2238C" w14:textId="5BAF9EED" w:rsidR="7CB56D69" w:rsidRPr="00065FC0" w:rsidRDefault="7CB56D69" w:rsidP="1D34DE71">
      <w:pPr>
        <w:pStyle w:val="Texto"/>
        <w:rPr>
          <w:rFonts w:eastAsia="Calibri"/>
          <w:b/>
          <w:bCs/>
        </w:rPr>
      </w:pPr>
      <w:r w:rsidRPr="00065FC0">
        <w:rPr>
          <w:rFonts w:eastAsia="Calibri"/>
          <w:b/>
          <w:bCs/>
        </w:rPr>
        <w:lastRenderedPageBreak/>
        <w:t>Resultado</w:t>
      </w:r>
    </w:p>
    <w:p w14:paraId="5C51D3DF" w14:textId="000922BB" w:rsidR="7CB56D69" w:rsidRPr="00065FC0" w:rsidRDefault="7CB56D69" w:rsidP="1D34DE71">
      <w:pPr>
        <w:pStyle w:val="Texto"/>
        <w:rPr>
          <w:rFonts w:eastAsia="Calibri"/>
        </w:rPr>
      </w:pPr>
      <w:r w:rsidRPr="00065FC0">
        <w:rPr>
          <w:rFonts w:eastAsia="Calibri"/>
        </w:rPr>
        <w:t xml:space="preserve">El entorno de desarrollo quedó completamente operativo y listo para iniciar los siguientes </w:t>
      </w:r>
      <w:proofErr w:type="spellStart"/>
      <w:r w:rsidRPr="00065FC0">
        <w:rPr>
          <w:rFonts w:eastAsia="Calibri"/>
        </w:rPr>
        <w:t>sprints</w:t>
      </w:r>
      <w:proofErr w:type="spellEnd"/>
      <w:r w:rsidRPr="00065FC0">
        <w:rPr>
          <w:rFonts w:eastAsia="Calibri"/>
        </w:rPr>
        <w:t xml:space="preserve">. La aplicación puede ejecutarse localmente mediante el comando </w:t>
      </w:r>
      <w:proofErr w:type="spellStart"/>
      <w:r w:rsidRPr="00065FC0">
        <w:rPr>
          <w:rFonts w:eastAsia="Calibri"/>
        </w:rPr>
        <w:t>ionic</w:t>
      </w:r>
      <w:proofErr w:type="spellEnd"/>
      <w:r w:rsidRPr="00065FC0">
        <w:rPr>
          <w:rFonts w:eastAsia="Calibri"/>
        </w:rPr>
        <w:t xml:space="preserve"> serve y también puede compilarse para Android usando </w:t>
      </w:r>
      <w:proofErr w:type="spellStart"/>
      <w:r w:rsidRPr="00065FC0">
        <w:rPr>
          <w:rFonts w:eastAsia="Calibri"/>
        </w:rPr>
        <w:t>ionic</w:t>
      </w:r>
      <w:proofErr w:type="spellEnd"/>
      <w:r w:rsidRPr="00065FC0">
        <w:rPr>
          <w:rFonts w:eastAsia="Calibri"/>
        </w:rPr>
        <w:t xml:space="preserve"> </w:t>
      </w:r>
      <w:proofErr w:type="spellStart"/>
      <w:r w:rsidRPr="00065FC0">
        <w:rPr>
          <w:rFonts w:eastAsia="Calibri"/>
        </w:rPr>
        <w:t>build</w:t>
      </w:r>
      <w:proofErr w:type="spellEnd"/>
      <w:r w:rsidRPr="00065FC0">
        <w:rPr>
          <w:rFonts w:eastAsia="Calibri"/>
        </w:rPr>
        <w:t xml:space="preserve"> y </w:t>
      </w:r>
      <w:proofErr w:type="spellStart"/>
      <w:r w:rsidRPr="00065FC0">
        <w:rPr>
          <w:rFonts w:eastAsia="Calibri"/>
        </w:rPr>
        <w:t>npx</w:t>
      </w:r>
      <w:proofErr w:type="spellEnd"/>
      <w:r w:rsidRPr="00065FC0">
        <w:rPr>
          <w:rFonts w:eastAsia="Calibri"/>
        </w:rPr>
        <w:t xml:space="preserve"> </w:t>
      </w:r>
      <w:proofErr w:type="spellStart"/>
      <w:r w:rsidRPr="00065FC0">
        <w:rPr>
          <w:rFonts w:eastAsia="Calibri"/>
        </w:rPr>
        <w:t>cap</w:t>
      </w:r>
      <w:proofErr w:type="spellEnd"/>
      <w:r w:rsidRPr="00065FC0">
        <w:rPr>
          <w:rFonts w:eastAsia="Calibri"/>
        </w:rPr>
        <w:t xml:space="preserve"> open </w:t>
      </w:r>
      <w:proofErr w:type="spellStart"/>
      <w:r w:rsidRPr="00065FC0">
        <w:rPr>
          <w:rFonts w:eastAsia="Calibri"/>
        </w:rPr>
        <w:t>android</w:t>
      </w:r>
      <w:proofErr w:type="spellEnd"/>
      <w:r w:rsidRPr="00065FC0">
        <w:rPr>
          <w:rFonts w:eastAsia="Calibri"/>
        </w:rPr>
        <w:t>. El repositorio del proyecto quedó alojado en GitHub con todas las carpetas y dependencias correctamente sincronizadas.</w:t>
      </w:r>
    </w:p>
    <w:p w14:paraId="7646528D" w14:textId="3B542E5B" w:rsidR="7735BF00" w:rsidRPr="00065FC0" w:rsidRDefault="7735BF00" w:rsidP="1D34DE71">
      <w:pPr>
        <w:pStyle w:val="Texto"/>
        <w:rPr>
          <w:b/>
          <w:bCs/>
        </w:rPr>
      </w:pPr>
      <w:r w:rsidRPr="00065FC0">
        <w:rPr>
          <w:b/>
          <w:bCs/>
        </w:rPr>
        <w:t xml:space="preserve">Captura de su implementación </w:t>
      </w:r>
    </w:p>
    <w:p w14:paraId="3EF9CD8E" w14:textId="1B09D62C" w:rsidR="564F6B19" w:rsidRPr="00065FC0" w:rsidRDefault="564F6B19" w:rsidP="1D34DE71">
      <w:pPr>
        <w:pStyle w:val="Texto"/>
      </w:pPr>
      <w:r w:rsidRPr="00065FC0">
        <w:rPr>
          <w:noProof/>
        </w:rPr>
        <w:drawing>
          <wp:inline distT="0" distB="0" distL="0" distR="0" wp14:anchorId="37C1249F" wp14:editId="15E8B5F2">
            <wp:extent cx="3762900" cy="1638529"/>
            <wp:effectExtent l="0" t="0" r="0" b="0"/>
            <wp:docPr id="1039159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59818" name=""/>
                    <pic:cNvPicPr/>
                  </pic:nvPicPr>
                  <pic:blipFill>
                    <a:blip r:embed="rId19">
                      <a:extLst>
                        <a:ext uri="{28A0092B-C50C-407E-A947-70E740481C1C}">
                          <a14:useLocalDpi xmlns:a14="http://schemas.microsoft.com/office/drawing/2010/main" val="0"/>
                        </a:ext>
                      </a:extLst>
                    </a:blip>
                    <a:stretch>
                      <a:fillRect/>
                    </a:stretch>
                  </pic:blipFill>
                  <pic:spPr>
                    <a:xfrm>
                      <a:off x="0" y="0"/>
                      <a:ext cx="3762900" cy="1638529"/>
                    </a:xfrm>
                    <a:prstGeom prst="rect">
                      <a:avLst/>
                    </a:prstGeom>
                  </pic:spPr>
                </pic:pic>
              </a:graphicData>
            </a:graphic>
          </wp:inline>
        </w:drawing>
      </w:r>
    </w:p>
    <w:p w14:paraId="1CC94A83" w14:textId="3550FEDD" w:rsidR="1D34DE71" w:rsidRPr="00065FC0" w:rsidRDefault="1D34DE71" w:rsidP="1D34DE71">
      <w:pPr>
        <w:pStyle w:val="Texto"/>
      </w:pPr>
    </w:p>
    <w:p w14:paraId="69532911" w14:textId="62FB1100" w:rsidR="564F6B19" w:rsidRPr="00065FC0" w:rsidRDefault="564F6B19" w:rsidP="1D34DE71">
      <w:pPr>
        <w:pStyle w:val="Texto"/>
      </w:pPr>
      <w:r w:rsidRPr="00065FC0">
        <w:rPr>
          <w:noProof/>
        </w:rPr>
        <w:drawing>
          <wp:inline distT="0" distB="0" distL="0" distR="0" wp14:anchorId="00AE68C4" wp14:editId="6EFF76F8">
            <wp:extent cx="5581650" cy="466725"/>
            <wp:effectExtent l="0" t="0" r="0" b="0"/>
            <wp:docPr id="1095255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55882" name=""/>
                    <pic:cNvPicPr/>
                  </pic:nvPicPr>
                  <pic:blipFill>
                    <a:blip r:embed="rId20">
                      <a:extLst>
                        <a:ext uri="{28A0092B-C50C-407E-A947-70E740481C1C}">
                          <a14:useLocalDpi xmlns:a14="http://schemas.microsoft.com/office/drawing/2010/main" val="0"/>
                        </a:ext>
                      </a:extLst>
                    </a:blip>
                    <a:stretch>
                      <a:fillRect/>
                    </a:stretch>
                  </pic:blipFill>
                  <pic:spPr>
                    <a:xfrm>
                      <a:off x="0" y="0"/>
                      <a:ext cx="5581650" cy="466725"/>
                    </a:xfrm>
                    <a:prstGeom prst="rect">
                      <a:avLst/>
                    </a:prstGeom>
                  </pic:spPr>
                </pic:pic>
              </a:graphicData>
            </a:graphic>
          </wp:inline>
        </w:drawing>
      </w:r>
    </w:p>
    <w:p w14:paraId="44217A96" w14:textId="12B0EBDB" w:rsidR="564F6B19" w:rsidRPr="00065FC0" w:rsidRDefault="564F6B19" w:rsidP="1D34DE71">
      <w:pPr>
        <w:pStyle w:val="Texto"/>
      </w:pPr>
      <w:r w:rsidRPr="00065FC0">
        <w:rPr>
          <w:noProof/>
        </w:rPr>
        <w:drawing>
          <wp:inline distT="0" distB="0" distL="0" distR="0" wp14:anchorId="3F719BE2" wp14:editId="3139FBDC">
            <wp:extent cx="5581650" cy="981075"/>
            <wp:effectExtent l="0" t="0" r="0" b="0"/>
            <wp:docPr id="1397312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12199" name=""/>
                    <pic:cNvPicPr/>
                  </pic:nvPicPr>
                  <pic:blipFill>
                    <a:blip r:embed="rId21">
                      <a:extLst>
                        <a:ext uri="{28A0092B-C50C-407E-A947-70E740481C1C}">
                          <a14:useLocalDpi xmlns:a14="http://schemas.microsoft.com/office/drawing/2010/main" val="0"/>
                        </a:ext>
                      </a:extLst>
                    </a:blip>
                    <a:stretch>
                      <a:fillRect/>
                    </a:stretch>
                  </pic:blipFill>
                  <pic:spPr>
                    <a:xfrm>
                      <a:off x="0" y="0"/>
                      <a:ext cx="5581650" cy="981075"/>
                    </a:xfrm>
                    <a:prstGeom prst="rect">
                      <a:avLst/>
                    </a:prstGeom>
                  </pic:spPr>
                </pic:pic>
              </a:graphicData>
            </a:graphic>
          </wp:inline>
        </w:drawing>
      </w:r>
    </w:p>
    <w:p w14:paraId="0668FC4F" w14:textId="140654E6" w:rsidR="6753B109" w:rsidRPr="00065FC0" w:rsidRDefault="6753B109" w:rsidP="1D34DE71">
      <w:pPr>
        <w:pStyle w:val="Texto"/>
      </w:pPr>
      <w:r w:rsidRPr="00065FC0">
        <w:rPr>
          <w:noProof/>
        </w:rPr>
        <w:drawing>
          <wp:inline distT="0" distB="0" distL="0" distR="0" wp14:anchorId="71185B32" wp14:editId="0A63054C">
            <wp:extent cx="5581650" cy="2447925"/>
            <wp:effectExtent l="0" t="0" r="0" b="0"/>
            <wp:docPr id="1554034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34352" name=""/>
                    <pic:cNvPicPr/>
                  </pic:nvPicPr>
                  <pic:blipFill>
                    <a:blip r:embed="rId22">
                      <a:extLst>
                        <a:ext uri="{28A0092B-C50C-407E-A947-70E740481C1C}">
                          <a14:useLocalDpi xmlns:a14="http://schemas.microsoft.com/office/drawing/2010/main" val="0"/>
                        </a:ext>
                      </a:extLst>
                    </a:blip>
                    <a:stretch>
                      <a:fillRect/>
                    </a:stretch>
                  </pic:blipFill>
                  <pic:spPr>
                    <a:xfrm>
                      <a:off x="0" y="0"/>
                      <a:ext cx="5581650" cy="2447925"/>
                    </a:xfrm>
                    <a:prstGeom prst="rect">
                      <a:avLst/>
                    </a:prstGeom>
                  </pic:spPr>
                </pic:pic>
              </a:graphicData>
            </a:graphic>
          </wp:inline>
        </w:drawing>
      </w:r>
    </w:p>
    <w:p w14:paraId="52487CA3" w14:textId="0A847F50" w:rsidR="6753B109" w:rsidRPr="00065FC0" w:rsidRDefault="6753B109" w:rsidP="1D34DE71">
      <w:pPr>
        <w:pStyle w:val="Texto"/>
      </w:pPr>
      <w:r w:rsidRPr="00065FC0">
        <w:rPr>
          <w:noProof/>
        </w:rPr>
        <w:lastRenderedPageBreak/>
        <w:drawing>
          <wp:inline distT="0" distB="0" distL="0" distR="0" wp14:anchorId="57E85B6E" wp14:editId="4C20592C">
            <wp:extent cx="5581650" cy="3028950"/>
            <wp:effectExtent l="0" t="0" r="0" b="0"/>
            <wp:docPr id="1515989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89791" name=""/>
                    <pic:cNvPicPr/>
                  </pic:nvPicPr>
                  <pic:blipFill>
                    <a:blip r:embed="rId23">
                      <a:extLst>
                        <a:ext uri="{28A0092B-C50C-407E-A947-70E740481C1C}">
                          <a14:useLocalDpi xmlns:a14="http://schemas.microsoft.com/office/drawing/2010/main" val="0"/>
                        </a:ext>
                      </a:extLst>
                    </a:blip>
                    <a:stretch>
                      <a:fillRect/>
                    </a:stretch>
                  </pic:blipFill>
                  <pic:spPr>
                    <a:xfrm>
                      <a:off x="0" y="0"/>
                      <a:ext cx="5581650" cy="3028950"/>
                    </a:xfrm>
                    <a:prstGeom prst="rect">
                      <a:avLst/>
                    </a:prstGeom>
                  </pic:spPr>
                </pic:pic>
              </a:graphicData>
            </a:graphic>
          </wp:inline>
        </w:drawing>
      </w:r>
    </w:p>
    <w:p w14:paraId="78B2F1F4" w14:textId="4A81AEDB" w:rsidR="6753B109" w:rsidRPr="00065FC0" w:rsidRDefault="6753B109" w:rsidP="1D34DE71">
      <w:pPr>
        <w:pStyle w:val="Texto"/>
      </w:pPr>
      <w:r w:rsidRPr="00065FC0">
        <w:rPr>
          <w:noProof/>
        </w:rPr>
        <w:lastRenderedPageBreak/>
        <w:drawing>
          <wp:inline distT="0" distB="0" distL="0" distR="0" wp14:anchorId="5F5B0315" wp14:editId="7B12B801">
            <wp:extent cx="3095625" cy="5581650"/>
            <wp:effectExtent l="0" t="0" r="0" b="0"/>
            <wp:docPr id="1907459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59537" name=""/>
                    <pic:cNvPicPr/>
                  </pic:nvPicPr>
                  <pic:blipFill>
                    <a:blip r:embed="rId24">
                      <a:extLst>
                        <a:ext uri="{28A0092B-C50C-407E-A947-70E740481C1C}">
                          <a14:useLocalDpi xmlns:a14="http://schemas.microsoft.com/office/drawing/2010/main" val="0"/>
                        </a:ext>
                      </a:extLst>
                    </a:blip>
                    <a:stretch>
                      <a:fillRect/>
                    </a:stretch>
                  </pic:blipFill>
                  <pic:spPr>
                    <a:xfrm>
                      <a:off x="0" y="0"/>
                      <a:ext cx="3095625" cy="5581650"/>
                    </a:xfrm>
                    <a:prstGeom prst="rect">
                      <a:avLst/>
                    </a:prstGeom>
                  </pic:spPr>
                </pic:pic>
              </a:graphicData>
            </a:graphic>
          </wp:inline>
        </w:drawing>
      </w:r>
    </w:p>
    <w:p w14:paraId="2DA7FFF4" w14:textId="66F82AD9" w:rsidR="1475C68B" w:rsidRPr="00065FC0" w:rsidRDefault="1475C68B" w:rsidP="1D34DE71">
      <w:pPr>
        <w:pStyle w:val="Texto"/>
      </w:pPr>
      <w:r w:rsidRPr="00065FC0">
        <w:rPr>
          <w:noProof/>
        </w:rPr>
        <w:drawing>
          <wp:inline distT="0" distB="0" distL="0" distR="0" wp14:anchorId="75ECA379" wp14:editId="5ACD11CE">
            <wp:extent cx="5581650" cy="1924050"/>
            <wp:effectExtent l="0" t="0" r="0" b="0"/>
            <wp:docPr id="12134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877" name=""/>
                    <pic:cNvPicPr/>
                  </pic:nvPicPr>
                  <pic:blipFill>
                    <a:blip r:embed="rId25">
                      <a:extLst>
                        <a:ext uri="{28A0092B-C50C-407E-A947-70E740481C1C}">
                          <a14:useLocalDpi xmlns:a14="http://schemas.microsoft.com/office/drawing/2010/main" val="0"/>
                        </a:ext>
                      </a:extLst>
                    </a:blip>
                    <a:stretch>
                      <a:fillRect/>
                    </a:stretch>
                  </pic:blipFill>
                  <pic:spPr>
                    <a:xfrm>
                      <a:off x="0" y="0"/>
                      <a:ext cx="5581650" cy="1924050"/>
                    </a:xfrm>
                    <a:prstGeom prst="rect">
                      <a:avLst/>
                    </a:prstGeom>
                  </pic:spPr>
                </pic:pic>
              </a:graphicData>
            </a:graphic>
          </wp:inline>
        </w:drawing>
      </w:r>
    </w:p>
    <w:p w14:paraId="2A6B27B5" w14:textId="649D88BC" w:rsidR="1475C68B" w:rsidRPr="00065FC0" w:rsidRDefault="1475C68B" w:rsidP="1D34DE71">
      <w:pPr>
        <w:pStyle w:val="Texto"/>
      </w:pPr>
      <w:r w:rsidRPr="00065FC0">
        <w:rPr>
          <w:noProof/>
        </w:rPr>
        <w:lastRenderedPageBreak/>
        <w:drawing>
          <wp:inline distT="0" distB="0" distL="0" distR="0" wp14:anchorId="6126FDDC" wp14:editId="42416545">
            <wp:extent cx="5581650" cy="1571625"/>
            <wp:effectExtent l="0" t="0" r="0" b="0"/>
            <wp:docPr id="1840268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68882" name=""/>
                    <pic:cNvPicPr/>
                  </pic:nvPicPr>
                  <pic:blipFill>
                    <a:blip r:embed="rId26">
                      <a:extLst>
                        <a:ext uri="{28A0092B-C50C-407E-A947-70E740481C1C}">
                          <a14:useLocalDpi xmlns:a14="http://schemas.microsoft.com/office/drawing/2010/main" val="0"/>
                        </a:ext>
                      </a:extLst>
                    </a:blip>
                    <a:stretch>
                      <a:fillRect/>
                    </a:stretch>
                  </pic:blipFill>
                  <pic:spPr>
                    <a:xfrm>
                      <a:off x="0" y="0"/>
                      <a:ext cx="5581650" cy="1571625"/>
                    </a:xfrm>
                    <a:prstGeom prst="rect">
                      <a:avLst/>
                    </a:prstGeom>
                  </pic:spPr>
                </pic:pic>
              </a:graphicData>
            </a:graphic>
          </wp:inline>
        </w:drawing>
      </w:r>
      <w:r w:rsidRPr="00065FC0">
        <w:rPr>
          <w:noProof/>
        </w:rPr>
        <w:drawing>
          <wp:inline distT="0" distB="0" distL="0" distR="0" wp14:anchorId="45C28E7F" wp14:editId="5C581D59">
            <wp:extent cx="5581650" cy="2000250"/>
            <wp:effectExtent l="0" t="0" r="0" b="0"/>
            <wp:docPr id="1120081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81034" name=""/>
                    <pic:cNvPicPr/>
                  </pic:nvPicPr>
                  <pic:blipFill>
                    <a:blip r:embed="rId27">
                      <a:extLst>
                        <a:ext uri="{28A0092B-C50C-407E-A947-70E740481C1C}">
                          <a14:useLocalDpi xmlns:a14="http://schemas.microsoft.com/office/drawing/2010/main" val="0"/>
                        </a:ext>
                      </a:extLst>
                    </a:blip>
                    <a:stretch>
                      <a:fillRect/>
                    </a:stretch>
                  </pic:blipFill>
                  <pic:spPr>
                    <a:xfrm>
                      <a:off x="0" y="0"/>
                      <a:ext cx="5581650" cy="2000250"/>
                    </a:xfrm>
                    <a:prstGeom prst="rect">
                      <a:avLst/>
                    </a:prstGeom>
                  </pic:spPr>
                </pic:pic>
              </a:graphicData>
            </a:graphic>
          </wp:inline>
        </w:drawing>
      </w:r>
      <w:r w:rsidRPr="00065FC0">
        <w:rPr>
          <w:noProof/>
        </w:rPr>
        <w:drawing>
          <wp:inline distT="0" distB="0" distL="0" distR="0" wp14:anchorId="18148286" wp14:editId="2EFC6233">
            <wp:extent cx="5581650" cy="1514475"/>
            <wp:effectExtent l="0" t="0" r="0" b="0"/>
            <wp:docPr id="659635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35814" name=""/>
                    <pic:cNvPicPr/>
                  </pic:nvPicPr>
                  <pic:blipFill>
                    <a:blip r:embed="rId28">
                      <a:extLst>
                        <a:ext uri="{28A0092B-C50C-407E-A947-70E740481C1C}">
                          <a14:useLocalDpi xmlns:a14="http://schemas.microsoft.com/office/drawing/2010/main" val="0"/>
                        </a:ext>
                      </a:extLst>
                    </a:blip>
                    <a:stretch>
                      <a:fillRect/>
                    </a:stretch>
                  </pic:blipFill>
                  <pic:spPr>
                    <a:xfrm>
                      <a:off x="0" y="0"/>
                      <a:ext cx="5581650" cy="1514475"/>
                    </a:xfrm>
                    <a:prstGeom prst="rect">
                      <a:avLst/>
                    </a:prstGeom>
                  </pic:spPr>
                </pic:pic>
              </a:graphicData>
            </a:graphic>
          </wp:inline>
        </w:drawing>
      </w:r>
      <w:r w:rsidR="5B402838" w:rsidRPr="00065FC0">
        <w:rPr>
          <w:noProof/>
        </w:rPr>
        <w:drawing>
          <wp:inline distT="0" distB="0" distL="0" distR="0" wp14:anchorId="3BC125FA" wp14:editId="5FDFBC7E">
            <wp:extent cx="5581650" cy="3190875"/>
            <wp:effectExtent l="0" t="0" r="0" b="0"/>
            <wp:docPr id="2039028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2895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1650" cy="3190875"/>
                    </a:xfrm>
                    <a:prstGeom prst="rect">
                      <a:avLst/>
                    </a:prstGeom>
                  </pic:spPr>
                </pic:pic>
              </a:graphicData>
            </a:graphic>
          </wp:inline>
        </w:drawing>
      </w:r>
    </w:p>
    <w:p w14:paraId="7BB9C29E" w14:textId="3FE9FC0B" w:rsidR="4BC05EA4" w:rsidRPr="00065FC0" w:rsidRDefault="4BC05EA4" w:rsidP="1D34DE71">
      <w:pPr>
        <w:pStyle w:val="Texto"/>
      </w:pPr>
      <w:r w:rsidRPr="00065FC0">
        <w:rPr>
          <w:noProof/>
        </w:rPr>
        <w:lastRenderedPageBreak/>
        <w:drawing>
          <wp:inline distT="0" distB="0" distL="0" distR="0" wp14:anchorId="6B08CC8E" wp14:editId="764212FF">
            <wp:extent cx="5581650" cy="3105150"/>
            <wp:effectExtent l="0" t="0" r="0" b="0"/>
            <wp:docPr id="205739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992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1650" cy="3105150"/>
                    </a:xfrm>
                    <a:prstGeom prst="rect">
                      <a:avLst/>
                    </a:prstGeom>
                  </pic:spPr>
                </pic:pic>
              </a:graphicData>
            </a:graphic>
          </wp:inline>
        </w:drawing>
      </w:r>
    </w:p>
    <w:p w14:paraId="2EE46796" w14:textId="41E49D30" w:rsidR="4BC05EA4" w:rsidRPr="00065FC0" w:rsidRDefault="4BC05EA4" w:rsidP="1D34DE71">
      <w:pPr>
        <w:pStyle w:val="Texto"/>
      </w:pPr>
      <w:r w:rsidRPr="00065FC0">
        <w:rPr>
          <w:noProof/>
        </w:rPr>
        <w:drawing>
          <wp:inline distT="0" distB="0" distL="0" distR="0" wp14:anchorId="0B8DE3C5" wp14:editId="4F7BC3C3">
            <wp:extent cx="5581650" cy="2524125"/>
            <wp:effectExtent l="0" t="0" r="0" b="0"/>
            <wp:docPr id="1562736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3601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1650" cy="2524125"/>
                    </a:xfrm>
                    <a:prstGeom prst="rect">
                      <a:avLst/>
                    </a:prstGeom>
                  </pic:spPr>
                </pic:pic>
              </a:graphicData>
            </a:graphic>
          </wp:inline>
        </w:drawing>
      </w:r>
    </w:p>
    <w:p w14:paraId="0312CF28" w14:textId="157672B8" w:rsidR="00161C94" w:rsidRPr="00065FC0" w:rsidRDefault="00161C94" w:rsidP="00161C94">
      <w:pPr>
        <w:pStyle w:val="Ttulo3"/>
      </w:pPr>
      <w:bookmarkStart w:id="386" w:name="_Toc44005529"/>
      <w:bookmarkStart w:id="387" w:name="_Toc55490667"/>
      <w:bookmarkStart w:id="388" w:name="_Toc56069164"/>
      <w:bookmarkStart w:id="389" w:name="_Hlk212537195"/>
      <w:bookmarkStart w:id="390" w:name="_Toc216033956"/>
      <w:r w:rsidRPr="00065FC0">
        <w:t xml:space="preserve">Sprint </w:t>
      </w:r>
      <w:r w:rsidR="40A8741C" w:rsidRPr="00065FC0">
        <w:t>1</w:t>
      </w:r>
      <w:bookmarkEnd w:id="386"/>
      <w:r w:rsidRPr="00065FC0">
        <w:t xml:space="preserve">. </w:t>
      </w:r>
      <w:proofErr w:type="spellStart"/>
      <w:r w:rsidR="2EB879B7" w:rsidRPr="00065FC0">
        <w:t>Modulos</w:t>
      </w:r>
      <w:proofErr w:type="spellEnd"/>
      <w:r w:rsidR="2EB879B7" w:rsidRPr="00065FC0">
        <w:t xml:space="preserve"> de acceso</w:t>
      </w:r>
      <w:bookmarkEnd w:id="387"/>
      <w:bookmarkEnd w:id="388"/>
      <w:bookmarkEnd w:id="390"/>
    </w:p>
    <w:tbl>
      <w:tblPr>
        <w:tblW w:w="877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020"/>
        <w:gridCol w:w="1155"/>
        <w:gridCol w:w="2205"/>
        <w:gridCol w:w="1110"/>
        <w:gridCol w:w="1470"/>
        <w:gridCol w:w="1159"/>
      </w:tblGrid>
      <w:tr w:rsidR="1D34DE71" w:rsidRPr="00065FC0" w14:paraId="4BF6E284" w14:textId="77777777" w:rsidTr="00B914F2">
        <w:trPr>
          <w:trHeight w:val="300"/>
        </w:trPr>
        <w:tc>
          <w:tcPr>
            <w:tcW w:w="660" w:type="dxa"/>
            <w:vAlign w:val="center"/>
          </w:tcPr>
          <w:p w14:paraId="37BE0FF7" w14:textId="2A320FBF" w:rsidR="1D34DE71" w:rsidRPr="00065FC0" w:rsidRDefault="1D34DE71" w:rsidP="1D34DE71">
            <w:pPr>
              <w:spacing w:after="0"/>
              <w:jc w:val="center"/>
              <w:rPr>
                <w:rFonts w:ascii="Arial" w:eastAsia="Arial" w:hAnsi="Arial" w:cs="Arial"/>
                <w:b/>
                <w:bCs/>
              </w:rPr>
            </w:pPr>
            <w:commentRangeStart w:id="391"/>
            <w:r w:rsidRPr="00065FC0">
              <w:rPr>
                <w:rFonts w:ascii="Arial" w:eastAsia="Arial" w:hAnsi="Arial" w:cs="Arial"/>
                <w:b/>
                <w:bCs/>
              </w:rPr>
              <w:t>ID</w:t>
            </w:r>
          </w:p>
        </w:tc>
        <w:tc>
          <w:tcPr>
            <w:tcW w:w="1020" w:type="dxa"/>
            <w:vAlign w:val="center"/>
          </w:tcPr>
          <w:p w14:paraId="48E946BB" w14:textId="795CED24"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Tarea</w:t>
            </w:r>
          </w:p>
        </w:tc>
        <w:tc>
          <w:tcPr>
            <w:tcW w:w="1155" w:type="dxa"/>
            <w:vAlign w:val="center"/>
          </w:tcPr>
          <w:p w14:paraId="1AC4F1CB" w14:textId="2FCA54EB"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Historias de Usuario</w:t>
            </w:r>
          </w:p>
        </w:tc>
        <w:tc>
          <w:tcPr>
            <w:tcW w:w="2205" w:type="dxa"/>
            <w:vAlign w:val="center"/>
          </w:tcPr>
          <w:p w14:paraId="15E6BBB5" w14:textId="0BB2BDE6"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2990CB3B" w14:textId="5DF64CEA"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1F242E3A" w14:textId="482BB272"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Responsable</w:t>
            </w:r>
          </w:p>
        </w:tc>
        <w:tc>
          <w:tcPr>
            <w:tcW w:w="1159" w:type="dxa"/>
            <w:vAlign w:val="center"/>
          </w:tcPr>
          <w:p w14:paraId="1B7518FC" w14:textId="24FE1008"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Estado</w:t>
            </w:r>
          </w:p>
        </w:tc>
      </w:tr>
      <w:tr w:rsidR="1D34DE71" w:rsidRPr="00065FC0" w14:paraId="44750507" w14:textId="77777777" w:rsidTr="00B914F2">
        <w:trPr>
          <w:trHeight w:val="300"/>
        </w:trPr>
        <w:tc>
          <w:tcPr>
            <w:tcW w:w="660" w:type="dxa"/>
            <w:vAlign w:val="center"/>
          </w:tcPr>
          <w:p w14:paraId="6A147F5A" w14:textId="66999417" w:rsidR="1D34DE71" w:rsidRPr="00065FC0" w:rsidRDefault="1D34DE71" w:rsidP="1D34DE71">
            <w:pPr>
              <w:spacing w:after="0"/>
              <w:rPr>
                <w:rFonts w:ascii="Arial" w:eastAsia="Arial" w:hAnsi="Arial" w:cs="Arial"/>
              </w:rPr>
            </w:pPr>
            <w:r w:rsidRPr="00065FC0">
              <w:rPr>
                <w:rFonts w:ascii="Arial" w:eastAsia="Arial" w:hAnsi="Arial" w:cs="Arial"/>
              </w:rPr>
              <w:t>SB001</w:t>
            </w:r>
          </w:p>
        </w:tc>
        <w:tc>
          <w:tcPr>
            <w:tcW w:w="1020" w:type="dxa"/>
            <w:vAlign w:val="center"/>
          </w:tcPr>
          <w:p w14:paraId="644C7563" w14:textId="0FDC2094" w:rsidR="1D34DE71" w:rsidRPr="00065FC0" w:rsidRDefault="1D34DE71" w:rsidP="1D34DE71">
            <w:pPr>
              <w:spacing w:after="0"/>
              <w:rPr>
                <w:rFonts w:ascii="Arial" w:eastAsia="Arial" w:hAnsi="Arial" w:cs="Arial"/>
              </w:rPr>
            </w:pPr>
            <w:r w:rsidRPr="00065FC0">
              <w:rPr>
                <w:rFonts w:ascii="Arial" w:eastAsia="Arial" w:hAnsi="Arial" w:cs="Arial"/>
              </w:rPr>
              <w:t>Módulos de acceso</w:t>
            </w:r>
          </w:p>
        </w:tc>
        <w:tc>
          <w:tcPr>
            <w:tcW w:w="1155" w:type="dxa"/>
            <w:vAlign w:val="center"/>
          </w:tcPr>
          <w:p w14:paraId="1582C5D4" w14:textId="5FFDE6CE" w:rsidR="1D34DE71" w:rsidRPr="00065FC0" w:rsidRDefault="1D34DE71" w:rsidP="1D34DE71">
            <w:pPr>
              <w:spacing w:after="0"/>
              <w:rPr>
                <w:rFonts w:ascii="Arial" w:eastAsia="Arial" w:hAnsi="Arial" w:cs="Arial"/>
              </w:rPr>
            </w:pPr>
            <w:r w:rsidRPr="00065FC0">
              <w:rPr>
                <w:rFonts w:ascii="Arial" w:eastAsia="Arial" w:hAnsi="Arial" w:cs="Arial"/>
              </w:rPr>
              <w:t>HU01, HU09</w:t>
            </w:r>
          </w:p>
        </w:tc>
        <w:tc>
          <w:tcPr>
            <w:tcW w:w="2205" w:type="dxa"/>
            <w:vAlign w:val="center"/>
          </w:tcPr>
          <w:p w14:paraId="79B9EED1" w14:textId="28A24048" w:rsidR="1D34DE71" w:rsidRPr="00065FC0" w:rsidRDefault="1D34DE71" w:rsidP="1D34DE71">
            <w:pPr>
              <w:spacing w:after="0"/>
              <w:rPr>
                <w:rFonts w:ascii="Arial" w:eastAsia="Arial" w:hAnsi="Arial" w:cs="Arial"/>
              </w:rPr>
            </w:pPr>
            <w:r w:rsidRPr="00065FC0">
              <w:rPr>
                <w:rFonts w:ascii="Arial" w:eastAsia="Arial" w:hAnsi="Arial" w:cs="Arial"/>
              </w:rPr>
              <w:t xml:space="preserve">Implementar </w:t>
            </w:r>
            <w:r w:rsidR="00F32588" w:rsidRPr="00065FC0">
              <w:rPr>
                <w:rFonts w:ascii="Arial" w:eastAsia="Arial" w:hAnsi="Arial" w:cs="Arial"/>
              </w:rPr>
              <w:t xml:space="preserve">sistema </w:t>
            </w:r>
            <w:r w:rsidRPr="00065FC0">
              <w:rPr>
                <w:rFonts w:ascii="Arial" w:eastAsia="Arial" w:hAnsi="Arial" w:cs="Arial"/>
              </w:rPr>
              <w:t>de login</w:t>
            </w:r>
            <w:r w:rsidR="00F32588" w:rsidRPr="00065FC0">
              <w:rPr>
                <w:rFonts w:ascii="Arial" w:eastAsia="Arial" w:hAnsi="Arial" w:cs="Arial"/>
              </w:rPr>
              <w:t xml:space="preserve"> con una base externa</w:t>
            </w:r>
            <w:r w:rsidRPr="00065FC0">
              <w:rPr>
                <w:rFonts w:ascii="Arial" w:eastAsia="Arial" w:hAnsi="Arial" w:cs="Arial"/>
              </w:rPr>
              <w:t>; Implementar cierre de sesión seguro</w:t>
            </w:r>
          </w:p>
        </w:tc>
        <w:tc>
          <w:tcPr>
            <w:tcW w:w="1110" w:type="dxa"/>
            <w:vAlign w:val="center"/>
          </w:tcPr>
          <w:p w14:paraId="3C2FA3B9" w14:textId="30C2B643" w:rsidR="1D34DE71" w:rsidRPr="00065FC0" w:rsidRDefault="1D34DE71" w:rsidP="1D34DE71">
            <w:pPr>
              <w:spacing w:after="0"/>
              <w:rPr>
                <w:rFonts w:ascii="Arial" w:eastAsia="Arial" w:hAnsi="Arial" w:cs="Arial"/>
              </w:rPr>
            </w:pPr>
            <w:r w:rsidRPr="00065FC0">
              <w:rPr>
                <w:rFonts w:ascii="Arial" w:eastAsia="Arial" w:hAnsi="Arial" w:cs="Arial"/>
              </w:rPr>
              <w:t>50H</w:t>
            </w:r>
          </w:p>
        </w:tc>
        <w:tc>
          <w:tcPr>
            <w:tcW w:w="1470" w:type="dxa"/>
            <w:vAlign w:val="center"/>
          </w:tcPr>
          <w:p w14:paraId="6F3ED06F" w14:textId="401316C5" w:rsidR="1D34DE71" w:rsidRPr="00065FC0" w:rsidRDefault="1D34DE71" w:rsidP="1D34DE71">
            <w:pPr>
              <w:spacing w:after="0"/>
              <w:rPr>
                <w:rFonts w:ascii="Arial" w:eastAsia="Arial" w:hAnsi="Arial" w:cs="Arial"/>
              </w:rPr>
            </w:pPr>
            <w:r w:rsidRPr="00065FC0">
              <w:rPr>
                <w:rFonts w:ascii="Arial" w:eastAsia="Arial" w:hAnsi="Arial" w:cs="Arial"/>
              </w:rPr>
              <w:t>Joel Parra</w:t>
            </w:r>
          </w:p>
        </w:tc>
        <w:tc>
          <w:tcPr>
            <w:tcW w:w="1159" w:type="dxa"/>
            <w:vAlign w:val="center"/>
          </w:tcPr>
          <w:p w14:paraId="6DDB1868" w14:textId="770485D0" w:rsidR="07717B06" w:rsidRPr="00065FC0" w:rsidRDefault="07717B06" w:rsidP="1D34DE71">
            <w:pPr>
              <w:spacing w:after="0"/>
              <w:rPr>
                <w:rFonts w:ascii="Arial" w:eastAsia="Arial" w:hAnsi="Arial" w:cs="Arial"/>
              </w:rPr>
            </w:pPr>
            <w:r w:rsidRPr="00065FC0">
              <w:rPr>
                <w:rFonts w:ascii="Arial" w:eastAsia="Arial" w:hAnsi="Arial" w:cs="Arial"/>
              </w:rPr>
              <w:t>Completo</w:t>
            </w:r>
            <w:commentRangeEnd w:id="391"/>
            <w:r w:rsidR="00FB3D6C" w:rsidRPr="00065FC0">
              <w:rPr>
                <w:rStyle w:val="Refdecomentario"/>
                <w:rFonts w:ascii="Arial" w:hAnsi="Arial" w:cs="Arial"/>
                <w:rPrChange w:id="392" w:author="JOEL ALEJANDRO PARRA MARANON" w:date="2025-12-07T21:04:00Z" w16du:dateUtc="2025-12-08T02:04:00Z">
                  <w:rPr>
                    <w:rStyle w:val="Refdecomentario"/>
                  </w:rPr>
                </w:rPrChange>
              </w:rPr>
              <w:commentReference w:id="391"/>
            </w:r>
          </w:p>
        </w:tc>
      </w:tr>
    </w:tbl>
    <w:p w14:paraId="3A44C3DC" w14:textId="58D6AB16" w:rsidR="1D34DE71" w:rsidRPr="00065FC0" w:rsidRDefault="1D34DE71" w:rsidP="1D34DE71">
      <w:pPr>
        <w:rPr>
          <w:rFonts w:ascii="Arial" w:hAnsi="Arial" w:cs="Arial"/>
          <w:rPrChange w:id="393" w:author="JOEL ALEJANDRO PARRA MARANON" w:date="2025-12-07T21:04:00Z" w16du:dateUtc="2025-12-08T02:04:00Z">
            <w:rPr/>
          </w:rPrChange>
        </w:rPr>
      </w:pPr>
    </w:p>
    <w:p w14:paraId="7619CEB9" w14:textId="1D59D90A" w:rsidR="252BC7D9" w:rsidRPr="00065FC0" w:rsidRDefault="252BC7D9" w:rsidP="1D34DE71">
      <w:pPr>
        <w:pStyle w:val="Texto"/>
        <w:rPr>
          <w:rFonts w:eastAsia="Arial"/>
          <w:b/>
          <w:bCs/>
        </w:rPr>
      </w:pPr>
      <w:del w:id="394" w:author="JOEL ALEJANDRO PARRA MARANON" w:date="2025-12-07T21:28:00Z" w16du:dateUtc="2025-12-08T02:28:00Z">
        <w:r w:rsidRPr="00065FC0" w:rsidDel="002E272A">
          <w:rPr>
            <w:b/>
            <w:bCs/>
          </w:rPr>
          <w:delText>Detalle</w:delText>
        </w:r>
      </w:del>
    </w:p>
    <w:p w14:paraId="6B209D5A" w14:textId="77777777" w:rsidR="003D1142" w:rsidRPr="00065FC0" w:rsidRDefault="003D1142" w:rsidP="003D1142">
      <w:pPr>
        <w:pStyle w:val="Texto"/>
        <w:rPr>
          <w:b/>
          <w:bCs/>
        </w:rPr>
      </w:pPr>
      <w:r w:rsidRPr="00065FC0">
        <w:rPr>
          <w:b/>
          <w:bCs/>
        </w:rPr>
        <w:lastRenderedPageBreak/>
        <w:t>Detalle</w:t>
      </w:r>
    </w:p>
    <w:p w14:paraId="24C85786" w14:textId="77777777" w:rsidR="001903D4" w:rsidRPr="00065FC0" w:rsidRDefault="003D1142" w:rsidP="003D1142">
      <w:pPr>
        <w:pStyle w:val="Texto"/>
      </w:pPr>
      <w:r w:rsidRPr="00065FC0">
        <w:t>En este sprint se desarrolla el módulo de acceso al sistema, que incluye la pantalla de inicio de sesión y la funcionalidad de cierre de sesión segura. El objetivo principal es permitir que los usuarios se autentiquen mediante credenciales válidas, garantizando la comunicación segura con la API web del sistema y el manejo correcto de sesiones activas</w:t>
      </w:r>
      <w:r w:rsidR="001903D4" w:rsidRPr="00065FC0">
        <w:t>.</w:t>
      </w:r>
    </w:p>
    <w:p w14:paraId="5D41666D" w14:textId="43A179BE" w:rsidR="003D1142" w:rsidRDefault="003D1142" w:rsidP="003D1142">
      <w:pPr>
        <w:pStyle w:val="Texto"/>
        <w:rPr>
          <w:ins w:id="395" w:author="JOEL ALEJANDRO PARRA MARANON" w:date="2025-12-07T21:29:00Z" w16du:dateUtc="2025-12-08T02:29:00Z"/>
        </w:rPr>
      </w:pPr>
      <w:r w:rsidRPr="00065FC0">
        <w:t xml:space="preserve">Se implementa el formulario de inicio de sesión utilizando </w:t>
      </w:r>
      <w:proofErr w:type="spellStart"/>
      <w:r w:rsidRPr="00065FC0">
        <w:t>Ionic</w:t>
      </w:r>
      <w:proofErr w:type="spellEnd"/>
      <w:r w:rsidRPr="00065FC0">
        <w:t xml:space="preserve"> con Angular, incorporando validaciones de campos y control de errores. Además, se configura el almacenamiento de tokens para mantener la sesión activa mientras el usuario interactúa con la aplicación. El cierre de sesión invalida las credenciales locales y redirige al usuario nuevamente al formulario de acceso.</w:t>
      </w:r>
    </w:p>
    <w:p w14:paraId="640A99EC" w14:textId="65C45518" w:rsidR="00E810F4" w:rsidRPr="00065FC0" w:rsidRDefault="00E810F4" w:rsidP="003D1142">
      <w:pPr>
        <w:pStyle w:val="Texto"/>
      </w:pPr>
      <w:ins w:id="396" w:author="JOEL ALEJANDRO PARRA MARANON" w:date="2025-12-07T21:29:00Z">
        <w:r w:rsidRPr="00E810F4">
          <w:t>Adicionalmente, se registraron los flujos de navegación y los diagramas de validación del proceso de autenticación, incluyendo escenarios de error y manejo de respuestas del servidor. Se elaboró un documento técnico que describe la estructura del módulo, los servicios utilizados, los métodos de almacenamiento de sesión y el patrón de comunicación con la API. Esta documentación servirá como base para futuras ampliaciones, como la recuperación de contraseñas o la implementación de roles más complejos.</w:t>
        </w:r>
      </w:ins>
    </w:p>
    <w:p w14:paraId="3103509F" w14:textId="77777777" w:rsidR="003D1142" w:rsidRPr="00065FC0" w:rsidRDefault="003D1142" w:rsidP="003D1142">
      <w:pPr>
        <w:pStyle w:val="Texto"/>
        <w:rPr>
          <w:b/>
          <w:bCs/>
        </w:rPr>
      </w:pPr>
      <w:r w:rsidRPr="00065FC0">
        <w:rPr>
          <w:b/>
          <w:bCs/>
        </w:rPr>
        <w:t>Resultado</w:t>
      </w:r>
    </w:p>
    <w:p w14:paraId="004665D1" w14:textId="26B28B3B" w:rsidR="00270026" w:rsidRPr="00065FC0" w:rsidRDefault="00270026" w:rsidP="00270026">
      <w:pPr>
        <w:pStyle w:val="Texto"/>
      </w:pPr>
      <w:r w:rsidRPr="00065FC0">
        <w:t>Como resultado de este sprint se obtiene un módulo completamente funcional de autenticación que permite:</w:t>
      </w:r>
    </w:p>
    <w:p w14:paraId="27BCBE7F" w14:textId="77777777" w:rsidR="00270026" w:rsidRPr="00065FC0" w:rsidRDefault="00270026" w:rsidP="00270026">
      <w:pPr>
        <w:pStyle w:val="Texto"/>
      </w:pPr>
      <w:r w:rsidRPr="00065FC0">
        <w:t>• Validar credenciales de usuario con la API del sistema.</w:t>
      </w:r>
    </w:p>
    <w:p w14:paraId="0EE4D121" w14:textId="77777777" w:rsidR="00270026" w:rsidRPr="00065FC0" w:rsidRDefault="00270026" w:rsidP="00270026">
      <w:pPr>
        <w:pStyle w:val="Texto"/>
      </w:pPr>
      <w:r w:rsidRPr="00065FC0">
        <w:t>• Mostrar mensajes de error en caso de datos incorrectos.</w:t>
      </w:r>
    </w:p>
    <w:p w14:paraId="7B378952" w14:textId="77777777" w:rsidR="00270026" w:rsidRPr="00065FC0" w:rsidRDefault="00270026" w:rsidP="00270026">
      <w:pPr>
        <w:pStyle w:val="Texto"/>
      </w:pPr>
      <w:r w:rsidRPr="00065FC0">
        <w:t>• Gestionar el inicio y cierre de sesión de manera segura.</w:t>
      </w:r>
    </w:p>
    <w:p w14:paraId="5D8496AA" w14:textId="77777777" w:rsidR="00270026" w:rsidRPr="00065FC0" w:rsidRDefault="00270026" w:rsidP="00270026">
      <w:pPr>
        <w:pStyle w:val="Texto"/>
      </w:pPr>
      <w:r w:rsidRPr="00065FC0">
        <w:t>• Mantener la sesión activa mediante almacenamiento local temporal.</w:t>
      </w:r>
    </w:p>
    <w:p w14:paraId="02B55DD3" w14:textId="5E32CA37" w:rsidR="003D1142" w:rsidRPr="00065FC0" w:rsidRDefault="003D1142" w:rsidP="00270026">
      <w:pPr>
        <w:pStyle w:val="Texto"/>
      </w:pPr>
      <w:r w:rsidRPr="00065FC0">
        <w:t>El módulo de acceso queda integrado con la estructura principal de la aplicación y sirve como punto de entrada obligatorio para los usuarios registrados.</w:t>
      </w:r>
    </w:p>
    <w:p w14:paraId="46DFA601" w14:textId="2BC4CB53" w:rsidR="3366FF7D" w:rsidRPr="00065FC0" w:rsidRDefault="3366FF7D" w:rsidP="1D34DE71">
      <w:pPr>
        <w:pStyle w:val="Texto"/>
        <w:rPr>
          <w:b/>
          <w:bCs/>
        </w:rPr>
      </w:pPr>
      <w:r w:rsidRPr="00065FC0">
        <w:rPr>
          <w:b/>
          <w:bCs/>
        </w:rPr>
        <w:t>Captura de su implementación</w:t>
      </w:r>
    </w:p>
    <w:bookmarkEnd w:id="389"/>
    <w:p w14:paraId="54E1273C" w14:textId="32A07778" w:rsidR="1D34DE71" w:rsidRPr="00065FC0" w:rsidRDefault="1D34DE71" w:rsidP="1D34DE71">
      <w:pPr>
        <w:rPr>
          <w:rFonts w:ascii="Arial" w:eastAsia="Arial" w:hAnsi="Arial" w:cs="Arial"/>
        </w:rPr>
      </w:pPr>
    </w:p>
    <w:p w14:paraId="4A434D7A" w14:textId="73872ADA" w:rsidR="3366FF7D" w:rsidRPr="00065FC0" w:rsidRDefault="3366FF7D" w:rsidP="1D34DE71">
      <w:pPr>
        <w:rPr>
          <w:rFonts w:ascii="Arial" w:hAnsi="Arial" w:cs="Arial"/>
          <w:rPrChange w:id="397" w:author="JOEL ALEJANDRO PARRA MARANON" w:date="2025-12-07T21:04:00Z" w16du:dateUtc="2025-12-08T02:04:00Z">
            <w:rPr/>
          </w:rPrChange>
        </w:rPr>
      </w:pPr>
      <w:r w:rsidRPr="00065FC0">
        <w:rPr>
          <w:rFonts w:ascii="Arial" w:hAnsi="Arial" w:cs="Arial"/>
          <w:noProof/>
          <w:rPrChange w:id="398" w:author="JOEL ALEJANDRO PARRA MARANON" w:date="2025-12-07T21:04:00Z" w16du:dateUtc="2025-12-08T02:04:00Z">
            <w:rPr>
              <w:noProof/>
            </w:rPr>
          </w:rPrChange>
        </w:rPr>
        <w:lastRenderedPageBreak/>
        <w:drawing>
          <wp:inline distT="0" distB="0" distL="0" distR="0" wp14:anchorId="3A14F591" wp14:editId="2E336B6C">
            <wp:extent cx="5581650" cy="2238375"/>
            <wp:effectExtent l="0" t="0" r="0" b="0"/>
            <wp:docPr id="584872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72728" name=""/>
                    <pic:cNvPicPr/>
                  </pic:nvPicPr>
                  <pic:blipFill>
                    <a:blip r:embed="rId32">
                      <a:extLst>
                        <a:ext uri="{28A0092B-C50C-407E-A947-70E740481C1C}">
                          <a14:useLocalDpi xmlns:a14="http://schemas.microsoft.com/office/drawing/2010/main" val="0"/>
                        </a:ext>
                      </a:extLst>
                    </a:blip>
                    <a:stretch>
                      <a:fillRect/>
                    </a:stretch>
                  </pic:blipFill>
                  <pic:spPr>
                    <a:xfrm>
                      <a:off x="0" y="0"/>
                      <a:ext cx="5581650" cy="2238375"/>
                    </a:xfrm>
                    <a:prstGeom prst="rect">
                      <a:avLst/>
                    </a:prstGeom>
                  </pic:spPr>
                </pic:pic>
              </a:graphicData>
            </a:graphic>
          </wp:inline>
        </w:drawing>
      </w:r>
    </w:p>
    <w:p w14:paraId="28B50A54" w14:textId="03262C54" w:rsidR="442FCAE4" w:rsidRPr="00065FC0" w:rsidRDefault="442FCAE4" w:rsidP="1D34DE71">
      <w:pPr>
        <w:rPr>
          <w:rFonts w:ascii="Arial" w:hAnsi="Arial" w:cs="Arial"/>
          <w:rPrChange w:id="399" w:author="JOEL ALEJANDRO PARRA MARANON" w:date="2025-12-07T21:04:00Z" w16du:dateUtc="2025-12-08T02:04:00Z">
            <w:rPr/>
          </w:rPrChange>
        </w:rPr>
      </w:pPr>
      <w:r w:rsidRPr="00065FC0">
        <w:rPr>
          <w:rFonts w:ascii="Arial" w:hAnsi="Arial" w:cs="Arial"/>
          <w:noProof/>
          <w:rPrChange w:id="400" w:author="JOEL ALEJANDRO PARRA MARANON" w:date="2025-12-07T21:04:00Z" w16du:dateUtc="2025-12-08T02:04:00Z">
            <w:rPr>
              <w:noProof/>
            </w:rPr>
          </w:rPrChange>
        </w:rPr>
        <w:drawing>
          <wp:inline distT="0" distB="0" distL="0" distR="0" wp14:anchorId="5E6D200A" wp14:editId="45AC18D9">
            <wp:extent cx="5581650" cy="1247775"/>
            <wp:effectExtent l="0" t="0" r="0" b="0"/>
            <wp:docPr id="10873869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8695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81650" cy="1247775"/>
                    </a:xfrm>
                    <a:prstGeom prst="rect">
                      <a:avLst/>
                    </a:prstGeom>
                  </pic:spPr>
                </pic:pic>
              </a:graphicData>
            </a:graphic>
          </wp:inline>
        </w:drawing>
      </w:r>
    </w:p>
    <w:p w14:paraId="53058F31" w14:textId="317517D2" w:rsidR="442FCAE4" w:rsidRPr="00065FC0" w:rsidRDefault="442FCAE4" w:rsidP="1D34DE71">
      <w:pPr>
        <w:rPr>
          <w:rFonts w:ascii="Arial" w:hAnsi="Arial" w:cs="Arial"/>
          <w:rPrChange w:id="401" w:author="JOEL ALEJANDRO PARRA MARANON" w:date="2025-12-07T21:04:00Z" w16du:dateUtc="2025-12-08T02:04:00Z">
            <w:rPr/>
          </w:rPrChange>
        </w:rPr>
      </w:pPr>
      <w:r w:rsidRPr="00065FC0">
        <w:rPr>
          <w:rFonts w:ascii="Arial" w:hAnsi="Arial" w:cs="Arial"/>
          <w:noProof/>
          <w:rPrChange w:id="402" w:author="JOEL ALEJANDRO PARRA MARANON" w:date="2025-12-07T21:04:00Z" w16du:dateUtc="2025-12-08T02:04:00Z">
            <w:rPr>
              <w:noProof/>
            </w:rPr>
          </w:rPrChange>
        </w:rPr>
        <w:lastRenderedPageBreak/>
        <w:drawing>
          <wp:inline distT="0" distB="0" distL="0" distR="0" wp14:anchorId="1C63C9D2" wp14:editId="0959275E">
            <wp:extent cx="5515745" cy="5296639"/>
            <wp:effectExtent l="0" t="0" r="0" b="0"/>
            <wp:docPr id="1525052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52889" name=""/>
                    <pic:cNvPicPr/>
                  </pic:nvPicPr>
                  <pic:blipFill>
                    <a:blip r:embed="rId34">
                      <a:extLst>
                        <a:ext uri="{28A0092B-C50C-407E-A947-70E740481C1C}">
                          <a14:useLocalDpi xmlns:a14="http://schemas.microsoft.com/office/drawing/2010/main" val="0"/>
                        </a:ext>
                      </a:extLst>
                    </a:blip>
                    <a:stretch>
                      <a:fillRect/>
                    </a:stretch>
                  </pic:blipFill>
                  <pic:spPr>
                    <a:xfrm>
                      <a:off x="0" y="0"/>
                      <a:ext cx="5515745" cy="5296639"/>
                    </a:xfrm>
                    <a:prstGeom prst="rect">
                      <a:avLst/>
                    </a:prstGeom>
                  </pic:spPr>
                </pic:pic>
              </a:graphicData>
            </a:graphic>
          </wp:inline>
        </w:drawing>
      </w:r>
    </w:p>
    <w:p w14:paraId="4D14017A" w14:textId="66CDEBE2" w:rsidR="442FCAE4" w:rsidRPr="00065FC0" w:rsidRDefault="442FCAE4" w:rsidP="1D34DE71">
      <w:pPr>
        <w:rPr>
          <w:rFonts w:ascii="Arial" w:hAnsi="Arial" w:cs="Arial"/>
          <w:rPrChange w:id="403" w:author="JOEL ALEJANDRO PARRA MARANON" w:date="2025-12-07T21:04:00Z" w16du:dateUtc="2025-12-08T02:04:00Z">
            <w:rPr/>
          </w:rPrChange>
        </w:rPr>
      </w:pPr>
      <w:r w:rsidRPr="00065FC0">
        <w:rPr>
          <w:rFonts w:ascii="Arial" w:hAnsi="Arial" w:cs="Arial"/>
          <w:noProof/>
          <w:rPrChange w:id="404" w:author="JOEL ALEJANDRO PARRA MARANON" w:date="2025-12-07T21:04:00Z" w16du:dateUtc="2025-12-08T02:04:00Z">
            <w:rPr>
              <w:noProof/>
            </w:rPr>
          </w:rPrChange>
        </w:rPr>
        <w:lastRenderedPageBreak/>
        <w:drawing>
          <wp:inline distT="0" distB="0" distL="0" distR="0" wp14:anchorId="75CA2F1B" wp14:editId="6434C4A7">
            <wp:extent cx="5581650" cy="4810125"/>
            <wp:effectExtent l="0" t="0" r="0" b="0"/>
            <wp:docPr id="1160875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75758" name=""/>
                    <pic:cNvPicPr/>
                  </pic:nvPicPr>
                  <pic:blipFill>
                    <a:blip r:embed="rId35">
                      <a:extLst>
                        <a:ext uri="{28A0092B-C50C-407E-A947-70E740481C1C}">
                          <a14:useLocalDpi xmlns:a14="http://schemas.microsoft.com/office/drawing/2010/main" val="0"/>
                        </a:ext>
                      </a:extLst>
                    </a:blip>
                    <a:stretch>
                      <a:fillRect/>
                    </a:stretch>
                  </pic:blipFill>
                  <pic:spPr>
                    <a:xfrm>
                      <a:off x="0" y="0"/>
                      <a:ext cx="5581650" cy="4810125"/>
                    </a:xfrm>
                    <a:prstGeom prst="rect">
                      <a:avLst/>
                    </a:prstGeom>
                  </pic:spPr>
                </pic:pic>
              </a:graphicData>
            </a:graphic>
          </wp:inline>
        </w:drawing>
      </w:r>
    </w:p>
    <w:p w14:paraId="7D9C1C11" w14:textId="0D3B49B2" w:rsidR="422967CA" w:rsidRPr="00065FC0" w:rsidRDefault="422967CA" w:rsidP="1D34DE71">
      <w:pPr>
        <w:rPr>
          <w:rFonts w:ascii="Arial" w:hAnsi="Arial" w:cs="Arial"/>
          <w:rPrChange w:id="405" w:author="JOEL ALEJANDRO PARRA MARANON" w:date="2025-12-07T21:04:00Z" w16du:dateUtc="2025-12-08T02:04:00Z">
            <w:rPr/>
          </w:rPrChange>
        </w:rPr>
      </w:pPr>
      <w:r w:rsidRPr="00065FC0">
        <w:rPr>
          <w:rFonts w:ascii="Arial" w:hAnsi="Arial" w:cs="Arial"/>
          <w:noProof/>
          <w:rPrChange w:id="406" w:author="JOEL ALEJANDRO PARRA MARANON" w:date="2025-12-07T21:04:00Z" w16du:dateUtc="2025-12-08T02:04:00Z">
            <w:rPr>
              <w:noProof/>
            </w:rPr>
          </w:rPrChange>
        </w:rPr>
        <w:lastRenderedPageBreak/>
        <w:drawing>
          <wp:inline distT="0" distB="0" distL="0" distR="0" wp14:anchorId="7F7B83D6" wp14:editId="3CFB6DC0">
            <wp:extent cx="5581650" cy="2152650"/>
            <wp:effectExtent l="0" t="0" r="0" b="0"/>
            <wp:docPr id="1952796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96248" name=""/>
                    <pic:cNvPicPr/>
                  </pic:nvPicPr>
                  <pic:blipFill>
                    <a:blip r:embed="rId36">
                      <a:extLst>
                        <a:ext uri="{28A0092B-C50C-407E-A947-70E740481C1C}">
                          <a14:useLocalDpi xmlns:a14="http://schemas.microsoft.com/office/drawing/2010/main" val="0"/>
                        </a:ext>
                      </a:extLst>
                    </a:blip>
                    <a:stretch>
                      <a:fillRect/>
                    </a:stretch>
                  </pic:blipFill>
                  <pic:spPr>
                    <a:xfrm>
                      <a:off x="0" y="0"/>
                      <a:ext cx="5581650" cy="2152650"/>
                    </a:xfrm>
                    <a:prstGeom prst="rect">
                      <a:avLst/>
                    </a:prstGeom>
                  </pic:spPr>
                </pic:pic>
              </a:graphicData>
            </a:graphic>
          </wp:inline>
        </w:drawing>
      </w:r>
      <w:r w:rsidR="00DF21A1" w:rsidRPr="00065FC0">
        <w:rPr>
          <w:rFonts w:ascii="Arial" w:hAnsi="Arial" w:cs="Arial"/>
          <w:noProof/>
          <w:rPrChange w:id="407" w:author="JOEL ALEJANDRO PARRA MARANON" w:date="2025-12-07T21:04:00Z" w16du:dateUtc="2025-12-08T02:04:00Z">
            <w:rPr>
              <w:noProof/>
            </w:rPr>
          </w:rPrChange>
        </w:rPr>
        <w:drawing>
          <wp:inline distT="0" distB="0" distL="0" distR="0" wp14:anchorId="45754239" wp14:editId="32DD6EA5">
            <wp:extent cx="1644581" cy="3371850"/>
            <wp:effectExtent l="0" t="0" r="0" b="0"/>
            <wp:docPr id="1070038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38008" name=""/>
                    <pic:cNvPicPr/>
                  </pic:nvPicPr>
                  <pic:blipFill>
                    <a:blip r:embed="rId37"/>
                    <a:stretch>
                      <a:fillRect/>
                    </a:stretch>
                  </pic:blipFill>
                  <pic:spPr>
                    <a:xfrm>
                      <a:off x="0" y="0"/>
                      <a:ext cx="1649010" cy="3380930"/>
                    </a:xfrm>
                    <a:prstGeom prst="rect">
                      <a:avLst/>
                    </a:prstGeom>
                  </pic:spPr>
                </pic:pic>
              </a:graphicData>
            </a:graphic>
          </wp:inline>
        </w:drawing>
      </w:r>
      <w:r w:rsidR="00784F7B" w:rsidRPr="00065FC0">
        <w:rPr>
          <w:rFonts w:ascii="Arial" w:hAnsi="Arial" w:cs="Arial"/>
          <w:noProof/>
          <w:rPrChange w:id="408" w:author="JOEL ALEJANDRO PARRA MARANON" w:date="2025-12-07T21:04:00Z" w16du:dateUtc="2025-12-08T02:04:00Z">
            <w:rPr>
              <w:noProof/>
            </w:rPr>
          </w:rPrChange>
        </w:rPr>
        <w:drawing>
          <wp:inline distT="0" distB="0" distL="0" distR="0" wp14:anchorId="51051BE5" wp14:editId="60AC6B7A">
            <wp:extent cx="1618615" cy="3356110"/>
            <wp:effectExtent l="0" t="0" r="635" b="0"/>
            <wp:docPr id="2078653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53851" name=""/>
                    <pic:cNvPicPr/>
                  </pic:nvPicPr>
                  <pic:blipFill>
                    <a:blip r:embed="rId38"/>
                    <a:stretch>
                      <a:fillRect/>
                    </a:stretch>
                  </pic:blipFill>
                  <pic:spPr>
                    <a:xfrm>
                      <a:off x="0" y="0"/>
                      <a:ext cx="1634000" cy="3388010"/>
                    </a:xfrm>
                    <a:prstGeom prst="rect">
                      <a:avLst/>
                    </a:prstGeom>
                  </pic:spPr>
                </pic:pic>
              </a:graphicData>
            </a:graphic>
          </wp:inline>
        </w:drawing>
      </w:r>
      <w:r w:rsidR="00784F7B" w:rsidRPr="00065FC0">
        <w:rPr>
          <w:rFonts w:ascii="Arial" w:hAnsi="Arial" w:cs="Arial"/>
          <w:noProof/>
          <w:rPrChange w:id="409" w:author="JOEL ALEJANDRO PARRA MARANON" w:date="2025-12-07T21:04:00Z" w16du:dateUtc="2025-12-08T02:04:00Z">
            <w:rPr>
              <w:noProof/>
            </w:rPr>
          </w:rPrChange>
        </w:rPr>
        <w:drawing>
          <wp:inline distT="0" distB="0" distL="0" distR="0" wp14:anchorId="0A29154F" wp14:editId="250A4DB4">
            <wp:extent cx="1634946" cy="3380113"/>
            <wp:effectExtent l="0" t="0" r="3810" b="0"/>
            <wp:docPr id="837214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14575" name=""/>
                    <pic:cNvPicPr/>
                  </pic:nvPicPr>
                  <pic:blipFill>
                    <a:blip r:embed="rId39"/>
                    <a:stretch>
                      <a:fillRect/>
                    </a:stretch>
                  </pic:blipFill>
                  <pic:spPr>
                    <a:xfrm>
                      <a:off x="0" y="0"/>
                      <a:ext cx="1646633" cy="3404275"/>
                    </a:xfrm>
                    <a:prstGeom prst="rect">
                      <a:avLst/>
                    </a:prstGeom>
                  </pic:spPr>
                </pic:pic>
              </a:graphicData>
            </a:graphic>
          </wp:inline>
        </w:drawing>
      </w:r>
    </w:p>
    <w:p w14:paraId="4588655C" w14:textId="4A660A70" w:rsidR="00784F7B" w:rsidRPr="00065FC0" w:rsidRDefault="00B658DB" w:rsidP="1D34DE71">
      <w:pPr>
        <w:rPr>
          <w:rFonts w:ascii="Arial" w:hAnsi="Arial" w:cs="Arial"/>
          <w:rPrChange w:id="410" w:author="JOEL ALEJANDRO PARRA MARANON" w:date="2025-12-07T21:04:00Z" w16du:dateUtc="2025-12-08T02:04:00Z">
            <w:rPr/>
          </w:rPrChange>
        </w:rPr>
      </w:pPr>
      <w:r w:rsidRPr="00065FC0">
        <w:rPr>
          <w:rFonts w:ascii="Arial" w:hAnsi="Arial" w:cs="Arial"/>
          <w:noProof/>
          <w:rPrChange w:id="411" w:author="JOEL ALEJANDRO PARRA MARANON" w:date="2025-12-07T21:04:00Z" w16du:dateUtc="2025-12-08T02:04:00Z">
            <w:rPr>
              <w:noProof/>
            </w:rPr>
          </w:rPrChange>
        </w:rPr>
        <w:lastRenderedPageBreak/>
        <w:drawing>
          <wp:inline distT="0" distB="0" distL="0" distR="0" wp14:anchorId="2F64C8E2" wp14:editId="7C9EE049">
            <wp:extent cx="3105583" cy="4124901"/>
            <wp:effectExtent l="0" t="0" r="0" b="9525"/>
            <wp:docPr id="151548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80904" name=""/>
                    <pic:cNvPicPr/>
                  </pic:nvPicPr>
                  <pic:blipFill>
                    <a:blip r:embed="rId40"/>
                    <a:stretch>
                      <a:fillRect/>
                    </a:stretch>
                  </pic:blipFill>
                  <pic:spPr>
                    <a:xfrm>
                      <a:off x="0" y="0"/>
                      <a:ext cx="3105583" cy="4124901"/>
                    </a:xfrm>
                    <a:prstGeom prst="rect">
                      <a:avLst/>
                    </a:prstGeom>
                  </pic:spPr>
                </pic:pic>
              </a:graphicData>
            </a:graphic>
          </wp:inline>
        </w:drawing>
      </w:r>
      <w:r w:rsidR="000E0D42" w:rsidRPr="00065FC0">
        <w:rPr>
          <w:rFonts w:ascii="Arial" w:hAnsi="Arial" w:cs="Arial"/>
          <w:noProof/>
          <w:rPrChange w:id="412" w:author="JOEL ALEJANDRO PARRA MARANON" w:date="2025-12-07T21:04:00Z" w16du:dateUtc="2025-12-08T02:04:00Z">
            <w:rPr>
              <w:noProof/>
            </w:rPr>
          </w:rPrChange>
        </w:rPr>
        <w:drawing>
          <wp:inline distT="0" distB="0" distL="0" distR="0" wp14:anchorId="62E103C3" wp14:editId="10EEACDD">
            <wp:extent cx="3172268" cy="3772426"/>
            <wp:effectExtent l="0" t="0" r="9525" b="0"/>
            <wp:docPr id="273793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93452" name=""/>
                    <pic:cNvPicPr/>
                  </pic:nvPicPr>
                  <pic:blipFill>
                    <a:blip r:embed="rId41"/>
                    <a:stretch>
                      <a:fillRect/>
                    </a:stretch>
                  </pic:blipFill>
                  <pic:spPr>
                    <a:xfrm>
                      <a:off x="0" y="0"/>
                      <a:ext cx="3172268" cy="3772426"/>
                    </a:xfrm>
                    <a:prstGeom prst="rect">
                      <a:avLst/>
                    </a:prstGeom>
                  </pic:spPr>
                </pic:pic>
              </a:graphicData>
            </a:graphic>
          </wp:inline>
        </w:drawing>
      </w:r>
      <w:r w:rsidR="000E0D42" w:rsidRPr="00065FC0">
        <w:rPr>
          <w:rFonts w:ascii="Arial" w:hAnsi="Arial" w:cs="Arial"/>
          <w:noProof/>
          <w:rPrChange w:id="413" w:author="JOEL ALEJANDRO PARRA MARANON" w:date="2025-12-07T21:04:00Z" w16du:dateUtc="2025-12-08T02:04:00Z">
            <w:rPr>
              <w:noProof/>
            </w:rPr>
          </w:rPrChange>
        </w:rPr>
        <w:lastRenderedPageBreak/>
        <w:drawing>
          <wp:inline distT="0" distB="0" distL="0" distR="0" wp14:anchorId="6BBCCDFF" wp14:editId="638C63C9">
            <wp:extent cx="3219899" cy="5572903"/>
            <wp:effectExtent l="0" t="0" r="0" b="8890"/>
            <wp:docPr id="1068576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76591" name=""/>
                    <pic:cNvPicPr/>
                  </pic:nvPicPr>
                  <pic:blipFill>
                    <a:blip r:embed="rId42"/>
                    <a:stretch>
                      <a:fillRect/>
                    </a:stretch>
                  </pic:blipFill>
                  <pic:spPr>
                    <a:xfrm>
                      <a:off x="0" y="0"/>
                      <a:ext cx="3219899" cy="5572903"/>
                    </a:xfrm>
                    <a:prstGeom prst="rect">
                      <a:avLst/>
                    </a:prstGeom>
                  </pic:spPr>
                </pic:pic>
              </a:graphicData>
            </a:graphic>
          </wp:inline>
        </w:drawing>
      </w:r>
    </w:p>
    <w:p w14:paraId="0FA6424E" w14:textId="77777777" w:rsidR="00912D6F" w:rsidRPr="00065FC0" w:rsidRDefault="00912D6F" w:rsidP="1D34DE71">
      <w:pPr>
        <w:rPr>
          <w:rFonts w:ascii="Arial" w:hAnsi="Arial" w:cs="Arial"/>
          <w:rPrChange w:id="414" w:author="JOEL ALEJANDRO PARRA MARANON" w:date="2025-12-07T21:04:00Z" w16du:dateUtc="2025-12-08T02:04:00Z">
            <w:rPr/>
          </w:rPrChange>
        </w:rPr>
      </w:pPr>
    </w:p>
    <w:p w14:paraId="45ED4AA8" w14:textId="77777777" w:rsidR="00912D6F" w:rsidRPr="00065FC0" w:rsidRDefault="00912D6F" w:rsidP="1D34DE71">
      <w:pPr>
        <w:rPr>
          <w:rFonts w:ascii="Arial" w:hAnsi="Arial" w:cs="Arial"/>
          <w:rPrChange w:id="415" w:author="JOEL ALEJANDRO PARRA MARANON" w:date="2025-12-07T21:04:00Z" w16du:dateUtc="2025-12-08T02:04:00Z">
            <w:rPr/>
          </w:rPrChange>
        </w:rPr>
      </w:pPr>
    </w:p>
    <w:p w14:paraId="1839EE22" w14:textId="77777777" w:rsidR="00912D6F" w:rsidRPr="00065FC0" w:rsidRDefault="00912D6F" w:rsidP="1D34DE71">
      <w:pPr>
        <w:rPr>
          <w:rFonts w:ascii="Arial" w:hAnsi="Arial" w:cs="Arial"/>
          <w:rPrChange w:id="416" w:author="JOEL ALEJANDRO PARRA MARANON" w:date="2025-12-07T21:04:00Z" w16du:dateUtc="2025-12-08T02:04:00Z">
            <w:rPr/>
          </w:rPrChange>
        </w:rPr>
      </w:pPr>
    </w:p>
    <w:p w14:paraId="4047C319" w14:textId="77777777" w:rsidR="00912D6F" w:rsidRPr="00065FC0" w:rsidRDefault="00912D6F" w:rsidP="1D34DE71">
      <w:pPr>
        <w:rPr>
          <w:rFonts w:ascii="Arial" w:hAnsi="Arial" w:cs="Arial"/>
          <w:rPrChange w:id="417" w:author="JOEL ALEJANDRO PARRA MARANON" w:date="2025-12-07T21:04:00Z" w16du:dateUtc="2025-12-08T02:04:00Z">
            <w:rPr/>
          </w:rPrChange>
        </w:rPr>
      </w:pPr>
    </w:p>
    <w:p w14:paraId="03E87EBD" w14:textId="77777777" w:rsidR="00912D6F" w:rsidRPr="00065FC0" w:rsidRDefault="00912D6F" w:rsidP="1D34DE71">
      <w:pPr>
        <w:rPr>
          <w:rFonts w:ascii="Arial" w:hAnsi="Arial" w:cs="Arial"/>
          <w:rPrChange w:id="418" w:author="JOEL ALEJANDRO PARRA MARANON" w:date="2025-12-07T21:04:00Z" w16du:dateUtc="2025-12-08T02:04:00Z">
            <w:rPr/>
          </w:rPrChange>
        </w:rPr>
      </w:pPr>
    </w:p>
    <w:p w14:paraId="71CE1EEA" w14:textId="77777777" w:rsidR="00326D14" w:rsidRPr="00065FC0" w:rsidRDefault="00326D14" w:rsidP="1D34DE71">
      <w:pPr>
        <w:rPr>
          <w:rFonts w:ascii="Arial" w:hAnsi="Arial" w:cs="Arial"/>
          <w:rPrChange w:id="419" w:author="JOEL ALEJANDRO PARRA MARANON" w:date="2025-12-07T21:04:00Z" w16du:dateUtc="2025-12-08T02:04:00Z">
            <w:rPr/>
          </w:rPrChange>
        </w:rPr>
      </w:pPr>
    </w:p>
    <w:p w14:paraId="22D1943E" w14:textId="77777777" w:rsidR="001E4649" w:rsidRPr="00065FC0" w:rsidRDefault="001E4649" w:rsidP="1D34DE71">
      <w:pPr>
        <w:rPr>
          <w:rFonts w:ascii="Arial" w:hAnsi="Arial" w:cs="Arial"/>
          <w:rPrChange w:id="420" w:author="JOEL ALEJANDRO PARRA MARANON" w:date="2025-12-07T21:04:00Z" w16du:dateUtc="2025-12-08T02:04:00Z">
            <w:rPr/>
          </w:rPrChange>
        </w:rPr>
      </w:pPr>
    </w:p>
    <w:p w14:paraId="02F7FB98" w14:textId="77777777" w:rsidR="001E4649" w:rsidRPr="00065FC0" w:rsidRDefault="001E4649" w:rsidP="1D34DE71">
      <w:pPr>
        <w:rPr>
          <w:rFonts w:ascii="Arial" w:hAnsi="Arial" w:cs="Arial"/>
          <w:rPrChange w:id="421" w:author="JOEL ALEJANDRO PARRA MARANON" w:date="2025-12-07T21:04:00Z" w16du:dateUtc="2025-12-08T02:04:00Z">
            <w:rPr/>
          </w:rPrChange>
        </w:rPr>
      </w:pPr>
    </w:p>
    <w:p w14:paraId="52FF25DF" w14:textId="77777777" w:rsidR="001E4649" w:rsidRPr="00065FC0" w:rsidRDefault="001E4649" w:rsidP="1D34DE71">
      <w:pPr>
        <w:rPr>
          <w:rFonts w:ascii="Arial" w:hAnsi="Arial" w:cs="Arial"/>
          <w:rPrChange w:id="422" w:author="JOEL ALEJANDRO PARRA MARANON" w:date="2025-12-07T21:04:00Z" w16du:dateUtc="2025-12-08T02:04:00Z">
            <w:rPr/>
          </w:rPrChange>
        </w:rPr>
      </w:pPr>
    </w:p>
    <w:p w14:paraId="283DFF7B" w14:textId="77777777" w:rsidR="001E4649" w:rsidRPr="00065FC0" w:rsidRDefault="001E4649" w:rsidP="1D34DE71">
      <w:pPr>
        <w:rPr>
          <w:rFonts w:ascii="Arial" w:hAnsi="Arial" w:cs="Arial"/>
          <w:rPrChange w:id="423" w:author="JOEL ALEJANDRO PARRA MARANON" w:date="2025-12-07T21:04:00Z" w16du:dateUtc="2025-12-08T02:04:00Z">
            <w:rPr/>
          </w:rPrChange>
        </w:rPr>
      </w:pPr>
    </w:p>
    <w:p w14:paraId="70A508EE" w14:textId="03038225" w:rsidR="001E4649" w:rsidRPr="00065FC0" w:rsidRDefault="001E4649" w:rsidP="001E4649">
      <w:pPr>
        <w:pStyle w:val="Ttulo3"/>
      </w:pPr>
      <w:bookmarkStart w:id="424" w:name="_Toc216033957"/>
      <w:r w:rsidRPr="00065FC0">
        <w:t xml:space="preserve">Sprint </w:t>
      </w:r>
      <w:r w:rsidR="00364091" w:rsidRPr="00065FC0">
        <w:t>2</w:t>
      </w:r>
      <w:r w:rsidRPr="00065FC0">
        <w:t xml:space="preserve">. </w:t>
      </w:r>
      <w:r w:rsidR="00537EC9" w:rsidRPr="00065FC0">
        <w:t>Información académica (Estudiante/Padre)</w:t>
      </w:r>
      <w:bookmarkEnd w:id="424"/>
    </w:p>
    <w:p w14:paraId="024480E3" w14:textId="77777777" w:rsidR="00CD1A37" w:rsidRPr="00065FC0" w:rsidRDefault="00CD1A37" w:rsidP="00CD1A37">
      <w:pPr>
        <w:rPr>
          <w:rFonts w:ascii="Arial" w:hAnsi="Arial" w:cs="Arial"/>
          <w:rPrChange w:id="425" w:author="JOEL ALEJANDRO PARRA MARANON" w:date="2025-12-07T21:04:00Z" w16du:dateUtc="2025-12-08T02:04:00Z">
            <w:rPr/>
          </w:rPrChange>
        </w:rPr>
      </w:pPr>
    </w:p>
    <w:p w14:paraId="718CE4BC" w14:textId="77777777" w:rsidR="00CD1A37" w:rsidRPr="00065FC0" w:rsidRDefault="00CD1A37" w:rsidP="00B914F2">
      <w:pPr>
        <w:rPr>
          <w:rFonts w:ascii="Arial" w:hAnsi="Arial" w:cs="Arial"/>
          <w:rPrChange w:id="426" w:author="JOEL ALEJANDRO PARRA MARANON" w:date="2025-12-07T21:04:00Z" w16du:dateUtc="2025-12-08T02:04:00Z">
            <w:rPr/>
          </w:rPrChange>
        </w:rPr>
      </w:pPr>
    </w:p>
    <w:tbl>
      <w:tblPr>
        <w:tblW w:w="892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457"/>
        <w:gridCol w:w="850"/>
        <w:gridCol w:w="2073"/>
        <w:gridCol w:w="1110"/>
        <w:gridCol w:w="1470"/>
        <w:gridCol w:w="1301"/>
      </w:tblGrid>
      <w:tr w:rsidR="001E4649" w:rsidRPr="00065FC0" w14:paraId="5BBC3300" w14:textId="77777777" w:rsidTr="00B914F2">
        <w:trPr>
          <w:trHeight w:val="300"/>
        </w:trPr>
        <w:tc>
          <w:tcPr>
            <w:tcW w:w="660" w:type="dxa"/>
            <w:vAlign w:val="center"/>
          </w:tcPr>
          <w:p w14:paraId="065497B0"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ID</w:t>
            </w:r>
          </w:p>
        </w:tc>
        <w:tc>
          <w:tcPr>
            <w:tcW w:w="1457" w:type="dxa"/>
            <w:vAlign w:val="center"/>
          </w:tcPr>
          <w:p w14:paraId="764BECE9"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Tarea</w:t>
            </w:r>
          </w:p>
        </w:tc>
        <w:tc>
          <w:tcPr>
            <w:tcW w:w="850" w:type="dxa"/>
            <w:vAlign w:val="center"/>
          </w:tcPr>
          <w:p w14:paraId="59CCACC4"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Historias de Usuario</w:t>
            </w:r>
          </w:p>
        </w:tc>
        <w:tc>
          <w:tcPr>
            <w:tcW w:w="2073" w:type="dxa"/>
            <w:vAlign w:val="center"/>
          </w:tcPr>
          <w:p w14:paraId="1C0CBA71"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2F592F5C"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0B7A99A4"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Responsable</w:t>
            </w:r>
          </w:p>
        </w:tc>
        <w:tc>
          <w:tcPr>
            <w:tcW w:w="1301" w:type="dxa"/>
            <w:vAlign w:val="center"/>
          </w:tcPr>
          <w:p w14:paraId="7964EB69"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Estado</w:t>
            </w:r>
          </w:p>
        </w:tc>
      </w:tr>
      <w:tr w:rsidR="001E4649" w:rsidRPr="00065FC0" w14:paraId="6478EBC8" w14:textId="77777777" w:rsidTr="00B914F2">
        <w:trPr>
          <w:trHeight w:val="300"/>
        </w:trPr>
        <w:tc>
          <w:tcPr>
            <w:tcW w:w="660" w:type="dxa"/>
            <w:vAlign w:val="center"/>
          </w:tcPr>
          <w:p w14:paraId="5F507586" w14:textId="38A489DA" w:rsidR="001E4649" w:rsidRPr="00065FC0" w:rsidRDefault="001E4649" w:rsidP="00FA3FB0">
            <w:pPr>
              <w:spacing w:after="0"/>
              <w:rPr>
                <w:rFonts w:ascii="Arial" w:eastAsia="Arial" w:hAnsi="Arial" w:cs="Arial"/>
              </w:rPr>
            </w:pPr>
            <w:r w:rsidRPr="00065FC0">
              <w:rPr>
                <w:rFonts w:ascii="Arial" w:eastAsia="Arial" w:hAnsi="Arial" w:cs="Arial"/>
              </w:rPr>
              <w:t>SB00</w:t>
            </w:r>
            <w:r w:rsidR="00CD1A37" w:rsidRPr="00065FC0">
              <w:rPr>
                <w:rFonts w:ascii="Arial" w:eastAsia="Arial" w:hAnsi="Arial" w:cs="Arial"/>
              </w:rPr>
              <w:t>2</w:t>
            </w:r>
          </w:p>
        </w:tc>
        <w:tc>
          <w:tcPr>
            <w:tcW w:w="1457" w:type="dxa"/>
            <w:vAlign w:val="center"/>
          </w:tcPr>
          <w:p w14:paraId="2CB99150" w14:textId="1B4943D2" w:rsidR="001E4649" w:rsidRPr="00065FC0" w:rsidRDefault="00607D77" w:rsidP="00FA3FB0">
            <w:pPr>
              <w:spacing w:after="0"/>
              <w:rPr>
                <w:rFonts w:ascii="Arial" w:eastAsia="Arial" w:hAnsi="Arial" w:cs="Arial"/>
              </w:rPr>
            </w:pPr>
            <w:r w:rsidRPr="00065FC0">
              <w:rPr>
                <w:rFonts w:ascii="Arial" w:eastAsia="Arial" w:hAnsi="Arial" w:cs="Arial"/>
              </w:rPr>
              <w:t>Información académica (Estudiante / Padre de familia)</w:t>
            </w:r>
          </w:p>
        </w:tc>
        <w:tc>
          <w:tcPr>
            <w:tcW w:w="850" w:type="dxa"/>
            <w:vAlign w:val="center"/>
          </w:tcPr>
          <w:p w14:paraId="660878A9" w14:textId="0A5D7651" w:rsidR="001E4649" w:rsidRPr="00065FC0" w:rsidRDefault="001E4649" w:rsidP="00FA3FB0">
            <w:pPr>
              <w:spacing w:after="0"/>
              <w:rPr>
                <w:rFonts w:ascii="Arial" w:eastAsia="Arial" w:hAnsi="Arial" w:cs="Arial"/>
              </w:rPr>
            </w:pPr>
            <w:r w:rsidRPr="00065FC0">
              <w:rPr>
                <w:rFonts w:ascii="Arial" w:eastAsia="Arial" w:hAnsi="Arial" w:cs="Arial"/>
              </w:rPr>
              <w:t>HU0</w:t>
            </w:r>
            <w:r w:rsidR="00607D77" w:rsidRPr="00065FC0">
              <w:rPr>
                <w:rFonts w:ascii="Arial" w:eastAsia="Arial" w:hAnsi="Arial" w:cs="Arial"/>
              </w:rPr>
              <w:t>2</w:t>
            </w:r>
            <w:r w:rsidRPr="00065FC0">
              <w:rPr>
                <w:rFonts w:ascii="Arial" w:eastAsia="Arial" w:hAnsi="Arial" w:cs="Arial"/>
              </w:rPr>
              <w:t>, HU0</w:t>
            </w:r>
            <w:r w:rsidR="00607D77" w:rsidRPr="00065FC0">
              <w:rPr>
                <w:rFonts w:ascii="Arial" w:eastAsia="Arial" w:hAnsi="Arial" w:cs="Arial"/>
              </w:rPr>
              <w:t>3</w:t>
            </w:r>
          </w:p>
        </w:tc>
        <w:tc>
          <w:tcPr>
            <w:tcW w:w="2073" w:type="dxa"/>
            <w:vAlign w:val="center"/>
          </w:tcPr>
          <w:p w14:paraId="6E09D9FC" w14:textId="3E90B161" w:rsidR="001E4649" w:rsidRPr="00065FC0" w:rsidRDefault="00607D77" w:rsidP="00FA3FB0">
            <w:pPr>
              <w:spacing w:after="0"/>
              <w:rPr>
                <w:rFonts w:ascii="Arial" w:eastAsia="Arial" w:hAnsi="Arial" w:cs="Arial"/>
              </w:rPr>
            </w:pPr>
            <w:r w:rsidRPr="00065FC0">
              <w:rPr>
                <w:rFonts w:ascii="Arial" w:eastAsia="Arial" w:hAnsi="Arial" w:cs="Arial"/>
              </w:rPr>
              <w:t>Crear interfaz para mostrar notas; Consumir API de notas de la web; Crear interfaz para observaciones de profesores; Consumir API de observaciones de la web.</w:t>
            </w:r>
          </w:p>
        </w:tc>
        <w:tc>
          <w:tcPr>
            <w:tcW w:w="1110" w:type="dxa"/>
            <w:vAlign w:val="center"/>
          </w:tcPr>
          <w:p w14:paraId="0AFC9CA6" w14:textId="77777777" w:rsidR="001E4649" w:rsidRPr="00065FC0" w:rsidRDefault="001E4649" w:rsidP="00FA3FB0">
            <w:pPr>
              <w:spacing w:after="0"/>
              <w:rPr>
                <w:rFonts w:ascii="Arial" w:eastAsia="Arial" w:hAnsi="Arial" w:cs="Arial"/>
              </w:rPr>
            </w:pPr>
            <w:r w:rsidRPr="00065FC0">
              <w:rPr>
                <w:rFonts w:ascii="Arial" w:eastAsia="Arial" w:hAnsi="Arial" w:cs="Arial"/>
              </w:rPr>
              <w:t>50H</w:t>
            </w:r>
          </w:p>
        </w:tc>
        <w:tc>
          <w:tcPr>
            <w:tcW w:w="1470" w:type="dxa"/>
            <w:vAlign w:val="center"/>
          </w:tcPr>
          <w:p w14:paraId="181248C6" w14:textId="77777777" w:rsidR="001E4649" w:rsidRPr="00065FC0" w:rsidRDefault="001E4649" w:rsidP="00FA3FB0">
            <w:pPr>
              <w:spacing w:after="0"/>
              <w:rPr>
                <w:rFonts w:ascii="Arial" w:eastAsia="Arial" w:hAnsi="Arial" w:cs="Arial"/>
              </w:rPr>
            </w:pPr>
            <w:r w:rsidRPr="00065FC0">
              <w:rPr>
                <w:rFonts w:ascii="Arial" w:eastAsia="Arial" w:hAnsi="Arial" w:cs="Arial"/>
              </w:rPr>
              <w:t>Joel Parra</w:t>
            </w:r>
          </w:p>
        </w:tc>
        <w:tc>
          <w:tcPr>
            <w:tcW w:w="1301" w:type="dxa"/>
            <w:vAlign w:val="center"/>
          </w:tcPr>
          <w:p w14:paraId="107E9DD0" w14:textId="77777777" w:rsidR="001E4649" w:rsidRPr="00065FC0" w:rsidRDefault="001E4649" w:rsidP="00FA3FB0">
            <w:pPr>
              <w:spacing w:after="0"/>
              <w:rPr>
                <w:rFonts w:ascii="Arial" w:eastAsia="Arial" w:hAnsi="Arial" w:cs="Arial"/>
              </w:rPr>
            </w:pPr>
            <w:r w:rsidRPr="00065FC0">
              <w:rPr>
                <w:rFonts w:ascii="Arial" w:eastAsia="Arial" w:hAnsi="Arial" w:cs="Arial"/>
              </w:rPr>
              <w:t>Completo</w:t>
            </w:r>
          </w:p>
        </w:tc>
      </w:tr>
    </w:tbl>
    <w:p w14:paraId="0DFA52D7" w14:textId="77777777" w:rsidR="001E4649" w:rsidRPr="00065FC0" w:rsidRDefault="001E4649" w:rsidP="001E4649">
      <w:pPr>
        <w:rPr>
          <w:rFonts w:ascii="Arial" w:hAnsi="Arial" w:cs="Arial"/>
          <w:rPrChange w:id="427" w:author="JOEL ALEJANDRO PARRA MARANON" w:date="2025-12-07T21:04:00Z" w16du:dateUtc="2025-12-08T02:04:00Z">
            <w:rPr/>
          </w:rPrChange>
        </w:rPr>
      </w:pPr>
    </w:p>
    <w:p w14:paraId="526991FD" w14:textId="1BE39B08" w:rsidR="00270026" w:rsidRPr="00065FC0" w:rsidRDefault="001E4649" w:rsidP="0BEEBD15">
      <w:pPr>
        <w:pStyle w:val="Texto"/>
        <w:rPr>
          <w:rFonts w:eastAsia="Arial"/>
          <w:b/>
          <w:bCs/>
        </w:rPr>
      </w:pPr>
      <w:r w:rsidRPr="00065FC0">
        <w:rPr>
          <w:b/>
          <w:bCs/>
        </w:rPr>
        <w:t>Detalle</w:t>
      </w:r>
    </w:p>
    <w:p w14:paraId="37126882" w14:textId="77777777" w:rsidR="00270026" w:rsidRPr="00065FC0" w:rsidRDefault="00270026" w:rsidP="00270026">
      <w:pPr>
        <w:pStyle w:val="Texto"/>
      </w:pPr>
      <w:r w:rsidRPr="00065FC0">
        <w:t xml:space="preserve">En este sprint se desarrolla el módulo de información académica, orientado a los perfiles de estudiante y padre de familia. El objetivo es permitir la visualización de calificaciones, materias inscritas y observaciones realizadas por los docentes. Se implementan las interfaces utilizando </w:t>
      </w:r>
      <w:proofErr w:type="spellStart"/>
      <w:r w:rsidRPr="00065FC0">
        <w:t>Ionic</w:t>
      </w:r>
      <w:proofErr w:type="spellEnd"/>
      <w:r w:rsidRPr="00065FC0">
        <w:t xml:space="preserve"> + Angular, respetando la arquitectura </w:t>
      </w:r>
      <w:proofErr w:type="spellStart"/>
      <w:r w:rsidRPr="00065FC0">
        <w:t>standalone</w:t>
      </w:r>
      <w:proofErr w:type="spellEnd"/>
      <w:r w:rsidRPr="00065FC0">
        <w:t xml:space="preserve"> definida en el proyecto. Las notas y observaciones se obtienen mediante el consumo de los </w:t>
      </w:r>
      <w:proofErr w:type="spellStart"/>
      <w:r w:rsidRPr="00065FC0">
        <w:t>endpoints</w:t>
      </w:r>
      <w:proofErr w:type="spellEnd"/>
      <w:r w:rsidRPr="00065FC0">
        <w:t xml:space="preserve"> REST de la API web institucional.</w:t>
      </w:r>
    </w:p>
    <w:p w14:paraId="584015A6" w14:textId="77777777" w:rsidR="00270026" w:rsidRPr="00065FC0" w:rsidRDefault="00270026" w:rsidP="00270026">
      <w:pPr>
        <w:pStyle w:val="Texto"/>
      </w:pPr>
      <w:r w:rsidRPr="00065FC0">
        <w:t>El módulo muestra la lista de materias con sus respectivas calificaciones y promedios individuales, diferenciando visualmente las asignaturas aprobadas y reprobadas. Adicionalmente, al seleccionar una materia reprobada, se muestra el comentario del docente en un cuadro emergente (</w:t>
      </w:r>
      <w:proofErr w:type="spellStart"/>
      <w:r w:rsidRPr="00065FC0">
        <w:t>popup</w:t>
      </w:r>
      <w:proofErr w:type="spellEnd"/>
      <w:r w:rsidRPr="00065FC0">
        <w:t>) para brindar retroalimentación personalizada al estudiante o su representante.</w:t>
      </w:r>
    </w:p>
    <w:p w14:paraId="2D8B53A7" w14:textId="77777777" w:rsidR="00270026" w:rsidRDefault="00270026" w:rsidP="00270026">
      <w:pPr>
        <w:pStyle w:val="Texto"/>
        <w:rPr>
          <w:ins w:id="428" w:author="JOEL ALEJANDRO PARRA MARANON" w:date="2025-12-07T21:29:00Z" w16du:dateUtc="2025-12-08T02:29:00Z"/>
        </w:rPr>
      </w:pPr>
      <w:r w:rsidRPr="00065FC0">
        <w:t>Durante el desarrollo se integra la lógica de consumo de la API, el manejo de errores de conexión, la validación de datos y la actualización de la interfaz en tiempo real. Se asegura que la interfaz mantenga coherencia visual con el diseño institucional y el módulo de autenticación desarrollado en el Sprint 1.</w:t>
      </w:r>
    </w:p>
    <w:p w14:paraId="559680F8" w14:textId="14EDEBA5" w:rsidR="00E810F4" w:rsidRPr="00065FC0" w:rsidRDefault="00E810F4" w:rsidP="00270026">
      <w:pPr>
        <w:pStyle w:val="Texto"/>
      </w:pPr>
      <w:ins w:id="429" w:author="JOEL ALEJANDRO PARRA MARANON" w:date="2025-12-07T21:29:00Z">
        <w:r w:rsidRPr="00E810F4">
          <w:t>Como complemento, se diseñaron bocetos adicionales (</w:t>
        </w:r>
        <w:proofErr w:type="spellStart"/>
        <w:r w:rsidRPr="00E810F4">
          <w:t>wireframes</w:t>
        </w:r>
        <w:proofErr w:type="spellEnd"/>
        <w:r w:rsidRPr="00E810F4">
          <w:t xml:space="preserve">) para validar la usabilidad del módulo académico antes de su implementación final. Se documentó también la estructura de datos recibida desde el </w:t>
        </w:r>
        <w:proofErr w:type="spellStart"/>
        <w:r w:rsidRPr="00E810F4">
          <w:t>backend</w:t>
        </w:r>
        <w:proofErr w:type="spellEnd"/>
        <w:r w:rsidRPr="00E810F4">
          <w:t xml:space="preserve"> y los procesos de transformación realizados para mostrar promedios, estados y observaciones. Esta información quedó </w:t>
        </w:r>
        <w:r w:rsidRPr="00E810F4">
          <w:lastRenderedPageBreak/>
          <w:t>detallada en la documentación técnica del sprint, permitiendo mantener claridad sobre cómo se integran los datos institucionales con la vista del estudiante o su representante.</w:t>
        </w:r>
      </w:ins>
    </w:p>
    <w:p w14:paraId="5514F90B" w14:textId="77777777" w:rsidR="00270026" w:rsidRPr="00065FC0" w:rsidRDefault="00270026" w:rsidP="00270026">
      <w:pPr>
        <w:pStyle w:val="Texto"/>
      </w:pPr>
    </w:p>
    <w:p w14:paraId="2ACA970C" w14:textId="16B77252" w:rsidR="00270026" w:rsidRPr="00065FC0" w:rsidRDefault="00270026" w:rsidP="00270026">
      <w:pPr>
        <w:pStyle w:val="Texto"/>
        <w:rPr>
          <w:b/>
          <w:bCs/>
          <w:rPrChange w:id="430" w:author="JOEL ALEJANDRO PARRA MARANON" w:date="2025-12-07T21:04:00Z" w16du:dateUtc="2025-12-08T02:04:00Z">
            <w:rPr/>
          </w:rPrChange>
        </w:rPr>
      </w:pPr>
      <w:r w:rsidRPr="00065FC0">
        <w:rPr>
          <w:b/>
          <w:bCs/>
        </w:rPr>
        <w:t>Resultado</w:t>
      </w:r>
    </w:p>
    <w:p w14:paraId="39117A02" w14:textId="77777777" w:rsidR="00270026" w:rsidRPr="00065FC0" w:rsidRDefault="00270026" w:rsidP="00270026">
      <w:pPr>
        <w:pStyle w:val="Texto"/>
      </w:pPr>
      <w:r w:rsidRPr="00065FC0">
        <w:t>Como resultado de este sprint se obtiene un módulo completamente funcional que permite:</w:t>
      </w:r>
    </w:p>
    <w:p w14:paraId="6E825F9D" w14:textId="77777777" w:rsidR="00270026" w:rsidRPr="00065FC0" w:rsidRDefault="00270026" w:rsidP="00270026">
      <w:pPr>
        <w:pStyle w:val="Texto"/>
      </w:pPr>
      <w:r w:rsidRPr="00065FC0">
        <w:t>• Mostrar las materias y calificaciones del estudiante autenticado.</w:t>
      </w:r>
    </w:p>
    <w:p w14:paraId="1A9AEF6A" w14:textId="77777777" w:rsidR="00270026" w:rsidRPr="00065FC0" w:rsidRDefault="00270026" w:rsidP="00270026">
      <w:pPr>
        <w:pStyle w:val="Texto"/>
      </w:pPr>
      <w:r w:rsidRPr="00065FC0">
        <w:t>• Calcular y mostrar el promedio general de notas.</w:t>
      </w:r>
    </w:p>
    <w:p w14:paraId="44DF8635" w14:textId="77777777" w:rsidR="00270026" w:rsidRPr="00065FC0" w:rsidRDefault="00270026" w:rsidP="00270026">
      <w:pPr>
        <w:pStyle w:val="Texto"/>
      </w:pPr>
      <w:r w:rsidRPr="00065FC0">
        <w:t>• Visualizar observaciones específicas de cada docente.</w:t>
      </w:r>
    </w:p>
    <w:p w14:paraId="4E2C6AC8" w14:textId="77777777" w:rsidR="00270026" w:rsidRPr="00065FC0" w:rsidRDefault="00270026" w:rsidP="00270026">
      <w:pPr>
        <w:pStyle w:val="Texto"/>
      </w:pPr>
      <w:r w:rsidRPr="00065FC0">
        <w:t>• Diferenciar gráficamente asignaturas aprobadas y reprobadas.</w:t>
      </w:r>
    </w:p>
    <w:p w14:paraId="1685579B" w14:textId="00ABD06A" w:rsidR="00270026" w:rsidRPr="00065FC0" w:rsidRDefault="00270026" w:rsidP="00270026">
      <w:pPr>
        <w:pStyle w:val="Texto"/>
      </w:pPr>
      <w:r w:rsidRPr="00065FC0">
        <w:t>• Integrar la información con la API web del sistema educativo.</w:t>
      </w:r>
    </w:p>
    <w:p w14:paraId="5E326B54" w14:textId="41AB148D" w:rsidR="00270026" w:rsidRPr="00065FC0" w:rsidRDefault="00270026" w:rsidP="00270026">
      <w:pPr>
        <w:pStyle w:val="Texto"/>
      </w:pPr>
      <w:r w:rsidRPr="00065FC0">
        <w:t>Este componente queda integrado al flujo principal de la aplicación móvil y es accesible únicamente para usuarios autenticados. Su implementación permite disponer de la vista académica principal del estudiante o padre, garantizando la sincronización de datos en tiempo real entre la aplicación y el sistema web institucional.</w:t>
      </w:r>
    </w:p>
    <w:p w14:paraId="38373125" w14:textId="0FD20FFF" w:rsidR="001E4649" w:rsidRPr="00065FC0" w:rsidRDefault="001E4649" w:rsidP="001E4649">
      <w:pPr>
        <w:pStyle w:val="Texto"/>
        <w:rPr>
          <w:b/>
          <w:bCs/>
        </w:rPr>
      </w:pPr>
      <w:r w:rsidRPr="00065FC0">
        <w:rPr>
          <w:b/>
          <w:bCs/>
        </w:rPr>
        <w:t>Captura de su implementación</w:t>
      </w:r>
    </w:p>
    <w:p w14:paraId="3D411B94" w14:textId="13F98047" w:rsidR="001E4649" w:rsidRPr="00065FC0" w:rsidRDefault="007C36C3" w:rsidP="1D34DE71">
      <w:pPr>
        <w:rPr>
          <w:rFonts w:ascii="Arial" w:hAnsi="Arial" w:cs="Arial"/>
          <w:rPrChange w:id="431" w:author="JOEL ALEJANDRO PARRA MARANON" w:date="2025-12-07T21:04:00Z" w16du:dateUtc="2025-12-08T02:04:00Z">
            <w:rPr/>
          </w:rPrChange>
        </w:rPr>
      </w:pPr>
      <w:r w:rsidRPr="00065FC0">
        <w:rPr>
          <w:rFonts w:ascii="Arial" w:hAnsi="Arial" w:cs="Arial"/>
          <w:noProof/>
          <w:rPrChange w:id="432" w:author="JOEL ALEJANDRO PARRA MARANON" w:date="2025-12-07T21:04:00Z" w16du:dateUtc="2025-12-08T02:04:00Z">
            <w:rPr>
              <w:noProof/>
            </w:rPr>
          </w:rPrChange>
        </w:rPr>
        <w:lastRenderedPageBreak/>
        <w:drawing>
          <wp:inline distT="0" distB="0" distL="0" distR="0" wp14:anchorId="5C0DE8CA" wp14:editId="20B414C8">
            <wp:extent cx="3400900" cy="4810796"/>
            <wp:effectExtent l="0" t="0" r="9525" b="0"/>
            <wp:docPr id="102172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2559" name=""/>
                    <pic:cNvPicPr/>
                  </pic:nvPicPr>
                  <pic:blipFill>
                    <a:blip r:embed="rId43"/>
                    <a:stretch>
                      <a:fillRect/>
                    </a:stretch>
                  </pic:blipFill>
                  <pic:spPr>
                    <a:xfrm>
                      <a:off x="0" y="0"/>
                      <a:ext cx="3400900" cy="4810796"/>
                    </a:xfrm>
                    <a:prstGeom prst="rect">
                      <a:avLst/>
                    </a:prstGeom>
                  </pic:spPr>
                </pic:pic>
              </a:graphicData>
            </a:graphic>
          </wp:inline>
        </w:drawing>
      </w:r>
      <w:r w:rsidRPr="00065FC0">
        <w:rPr>
          <w:rFonts w:ascii="Arial" w:hAnsi="Arial" w:cs="Arial"/>
          <w:noProof/>
          <w:rPrChange w:id="433" w:author="JOEL ALEJANDRO PARRA MARANON" w:date="2025-12-07T21:04:00Z" w16du:dateUtc="2025-12-08T02:04:00Z">
            <w:rPr>
              <w:noProof/>
            </w:rPr>
          </w:rPrChange>
        </w:rPr>
        <w:drawing>
          <wp:inline distT="0" distB="0" distL="0" distR="0" wp14:anchorId="5AAD70A8" wp14:editId="4B0140DC">
            <wp:extent cx="3191320" cy="2543530"/>
            <wp:effectExtent l="0" t="0" r="9525" b="9525"/>
            <wp:docPr id="1330626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26614" name=""/>
                    <pic:cNvPicPr/>
                  </pic:nvPicPr>
                  <pic:blipFill>
                    <a:blip r:embed="rId44"/>
                    <a:stretch>
                      <a:fillRect/>
                    </a:stretch>
                  </pic:blipFill>
                  <pic:spPr>
                    <a:xfrm>
                      <a:off x="0" y="0"/>
                      <a:ext cx="3191320" cy="2543530"/>
                    </a:xfrm>
                    <a:prstGeom prst="rect">
                      <a:avLst/>
                    </a:prstGeom>
                  </pic:spPr>
                </pic:pic>
              </a:graphicData>
            </a:graphic>
          </wp:inline>
        </w:drawing>
      </w:r>
      <w:r w:rsidR="00701BF1" w:rsidRPr="00065FC0">
        <w:rPr>
          <w:rFonts w:ascii="Arial" w:hAnsi="Arial" w:cs="Arial"/>
          <w:noProof/>
          <w:rPrChange w:id="434" w:author="JOEL ALEJANDRO PARRA MARANON" w:date="2025-12-07T21:04:00Z" w16du:dateUtc="2025-12-08T02:04:00Z">
            <w:rPr>
              <w:noProof/>
            </w:rPr>
          </w:rPrChange>
        </w:rPr>
        <w:lastRenderedPageBreak/>
        <w:drawing>
          <wp:inline distT="0" distB="0" distL="0" distR="0" wp14:anchorId="4D749B2F" wp14:editId="1AC766DA">
            <wp:extent cx="3238952" cy="6858957"/>
            <wp:effectExtent l="0" t="0" r="0" b="0"/>
            <wp:docPr id="1354554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54868" name=""/>
                    <pic:cNvPicPr/>
                  </pic:nvPicPr>
                  <pic:blipFill>
                    <a:blip r:embed="rId45"/>
                    <a:stretch>
                      <a:fillRect/>
                    </a:stretch>
                  </pic:blipFill>
                  <pic:spPr>
                    <a:xfrm>
                      <a:off x="0" y="0"/>
                      <a:ext cx="3238952" cy="6858957"/>
                    </a:xfrm>
                    <a:prstGeom prst="rect">
                      <a:avLst/>
                    </a:prstGeom>
                  </pic:spPr>
                </pic:pic>
              </a:graphicData>
            </a:graphic>
          </wp:inline>
        </w:drawing>
      </w:r>
    </w:p>
    <w:p w14:paraId="4D1E63C9" w14:textId="77777777" w:rsidR="00701BF1" w:rsidRPr="00065FC0" w:rsidRDefault="00701BF1" w:rsidP="1D34DE71">
      <w:pPr>
        <w:rPr>
          <w:rFonts w:ascii="Arial" w:hAnsi="Arial" w:cs="Arial"/>
          <w:rPrChange w:id="435" w:author="JOEL ALEJANDRO PARRA MARANON" w:date="2025-12-07T21:04:00Z" w16du:dateUtc="2025-12-08T02:04:00Z">
            <w:rPr/>
          </w:rPrChange>
        </w:rPr>
      </w:pPr>
    </w:p>
    <w:p w14:paraId="03FFC679" w14:textId="77777777" w:rsidR="00701BF1" w:rsidRPr="00065FC0" w:rsidRDefault="00701BF1" w:rsidP="1D34DE71">
      <w:pPr>
        <w:rPr>
          <w:rFonts w:ascii="Arial" w:hAnsi="Arial" w:cs="Arial"/>
          <w:rPrChange w:id="436" w:author="JOEL ALEJANDRO PARRA MARANON" w:date="2025-12-07T21:04:00Z" w16du:dateUtc="2025-12-08T02:04:00Z">
            <w:rPr/>
          </w:rPrChange>
        </w:rPr>
      </w:pPr>
    </w:p>
    <w:p w14:paraId="2E4F6F32" w14:textId="34889EFD" w:rsidR="001E4649" w:rsidRPr="00065FC0" w:rsidRDefault="00A82A51" w:rsidP="38E9C906">
      <w:pPr>
        <w:rPr>
          <w:rFonts w:ascii="Arial" w:hAnsi="Arial" w:cs="Arial"/>
          <w:noProof/>
          <w:rPrChange w:id="437" w:author="JOEL ALEJANDRO PARRA MARANON" w:date="2025-12-07T21:04:00Z" w16du:dateUtc="2025-12-08T02:04:00Z">
            <w:rPr>
              <w:noProof/>
            </w:rPr>
          </w:rPrChange>
        </w:rPr>
      </w:pPr>
      <w:r w:rsidRPr="00065FC0">
        <w:rPr>
          <w:rFonts w:ascii="Arial" w:hAnsi="Arial" w:cs="Arial"/>
          <w:noProof/>
          <w:rPrChange w:id="438" w:author="JOEL ALEJANDRO PARRA MARANON" w:date="2025-12-07T21:04:00Z" w16du:dateUtc="2025-12-08T02:04:00Z">
            <w:rPr>
              <w:noProof/>
            </w:rPr>
          </w:rPrChange>
        </w:rPr>
        <w:t xml:space="preserve">  </w:t>
      </w:r>
    </w:p>
    <w:p w14:paraId="778DCD6E" w14:textId="490A4BE6" w:rsidR="00326D14" w:rsidRPr="00065FC0" w:rsidRDefault="00326D14" w:rsidP="1D34DE71">
      <w:pPr>
        <w:rPr>
          <w:rFonts w:ascii="Arial" w:hAnsi="Arial" w:cs="Arial"/>
          <w:rPrChange w:id="439" w:author="JOEL ALEJANDRO PARRA MARANON" w:date="2025-12-07T21:04:00Z" w16du:dateUtc="2025-12-08T02:04:00Z">
            <w:rPr/>
          </w:rPrChange>
        </w:rPr>
      </w:pPr>
    </w:p>
    <w:p w14:paraId="093A5C06" w14:textId="77777777" w:rsidR="00912D6F" w:rsidRPr="00065FC0" w:rsidRDefault="00912D6F" w:rsidP="1D34DE71">
      <w:pPr>
        <w:rPr>
          <w:rFonts w:ascii="Arial" w:hAnsi="Arial" w:cs="Arial"/>
          <w:rPrChange w:id="440" w:author="JOEL ALEJANDRO PARRA MARANON" w:date="2025-12-07T21:04:00Z" w16du:dateUtc="2025-12-08T02:04:00Z">
            <w:rPr/>
          </w:rPrChange>
        </w:rPr>
      </w:pPr>
    </w:p>
    <w:p w14:paraId="0A8D0C46" w14:textId="3B7EBCBA" w:rsidR="00751D39" w:rsidRPr="00065FC0" w:rsidRDefault="00751D39" w:rsidP="00751D39">
      <w:pPr>
        <w:pStyle w:val="Texto"/>
      </w:pPr>
    </w:p>
    <w:p w14:paraId="4E5EC3A9" w14:textId="316EB656" w:rsidR="00751D39" w:rsidRPr="00065FC0" w:rsidRDefault="00751D39" w:rsidP="00751D39">
      <w:pPr>
        <w:pStyle w:val="Ttulo3"/>
      </w:pPr>
      <w:bookmarkStart w:id="441" w:name="_Toc216033958"/>
      <w:r w:rsidRPr="00065FC0">
        <w:lastRenderedPageBreak/>
        <w:t xml:space="preserve">Sprint </w:t>
      </w:r>
      <w:r w:rsidR="00CB6808" w:rsidRPr="00065FC0">
        <w:t>3</w:t>
      </w:r>
      <w:r w:rsidRPr="00065FC0">
        <w:t>.</w:t>
      </w:r>
      <w:r w:rsidR="00CB6808" w:rsidRPr="00065FC0">
        <w:t xml:space="preserve"> Gestión de estudiantes y notas (Docente)</w:t>
      </w:r>
      <w:bookmarkEnd w:id="441"/>
    </w:p>
    <w:p w14:paraId="2484F94C" w14:textId="77777777" w:rsidR="00751D39" w:rsidRPr="00065FC0" w:rsidRDefault="00751D39" w:rsidP="00751D39">
      <w:pPr>
        <w:rPr>
          <w:rFonts w:ascii="Arial" w:hAnsi="Arial" w:cs="Arial"/>
          <w:rPrChange w:id="442" w:author="JOEL ALEJANDRO PARRA MARANON" w:date="2025-12-07T21:04:00Z" w16du:dateUtc="2025-12-08T02:04:00Z">
            <w:rPr/>
          </w:rPrChange>
        </w:rPr>
      </w:pPr>
    </w:p>
    <w:p w14:paraId="1C5C965A" w14:textId="77777777" w:rsidR="00751D39" w:rsidRPr="00065FC0" w:rsidRDefault="00751D39" w:rsidP="00751D39">
      <w:pPr>
        <w:rPr>
          <w:rFonts w:ascii="Arial" w:hAnsi="Arial" w:cs="Arial"/>
          <w:rPrChange w:id="443" w:author="JOEL ALEJANDRO PARRA MARANON" w:date="2025-12-07T21:04:00Z" w16du:dateUtc="2025-12-08T02:04:00Z">
            <w:rPr/>
          </w:rPrChange>
        </w:rPr>
      </w:pPr>
    </w:p>
    <w:tbl>
      <w:tblPr>
        <w:tblW w:w="892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457"/>
        <w:gridCol w:w="850"/>
        <w:gridCol w:w="2073"/>
        <w:gridCol w:w="1110"/>
        <w:gridCol w:w="1470"/>
        <w:gridCol w:w="1301"/>
      </w:tblGrid>
      <w:tr w:rsidR="00751D39" w:rsidRPr="00065FC0" w14:paraId="41CE6890" w14:textId="77777777" w:rsidTr="0BEEBD15">
        <w:trPr>
          <w:trHeight w:val="300"/>
        </w:trPr>
        <w:tc>
          <w:tcPr>
            <w:tcW w:w="660" w:type="dxa"/>
            <w:vAlign w:val="center"/>
          </w:tcPr>
          <w:p w14:paraId="2700C7F3"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ID</w:t>
            </w:r>
          </w:p>
        </w:tc>
        <w:tc>
          <w:tcPr>
            <w:tcW w:w="1457" w:type="dxa"/>
            <w:vAlign w:val="center"/>
          </w:tcPr>
          <w:p w14:paraId="6403732B"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Tarea</w:t>
            </w:r>
          </w:p>
        </w:tc>
        <w:tc>
          <w:tcPr>
            <w:tcW w:w="850" w:type="dxa"/>
            <w:vAlign w:val="center"/>
          </w:tcPr>
          <w:p w14:paraId="736613CE"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Historias de Usuario</w:t>
            </w:r>
          </w:p>
        </w:tc>
        <w:tc>
          <w:tcPr>
            <w:tcW w:w="2073" w:type="dxa"/>
            <w:vAlign w:val="center"/>
          </w:tcPr>
          <w:p w14:paraId="2E12C836"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21979B8E"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50376B8E"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Responsable</w:t>
            </w:r>
          </w:p>
        </w:tc>
        <w:tc>
          <w:tcPr>
            <w:tcW w:w="1301" w:type="dxa"/>
            <w:vAlign w:val="center"/>
          </w:tcPr>
          <w:p w14:paraId="7925FFAC"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Estado</w:t>
            </w:r>
          </w:p>
        </w:tc>
      </w:tr>
      <w:tr w:rsidR="00751D39" w:rsidRPr="00065FC0" w14:paraId="1AC64526" w14:textId="77777777" w:rsidTr="0BEEBD15">
        <w:trPr>
          <w:trHeight w:val="300"/>
        </w:trPr>
        <w:tc>
          <w:tcPr>
            <w:tcW w:w="660" w:type="dxa"/>
            <w:vAlign w:val="center"/>
          </w:tcPr>
          <w:p w14:paraId="268E388D" w14:textId="77FC900B" w:rsidR="00751D39" w:rsidRPr="00065FC0" w:rsidRDefault="00751D39" w:rsidP="00DA4D2F">
            <w:pPr>
              <w:spacing w:after="0"/>
              <w:rPr>
                <w:rFonts w:ascii="Arial" w:eastAsia="Arial" w:hAnsi="Arial" w:cs="Arial"/>
              </w:rPr>
            </w:pPr>
            <w:r w:rsidRPr="00065FC0">
              <w:rPr>
                <w:rFonts w:ascii="Arial" w:eastAsia="Arial" w:hAnsi="Arial" w:cs="Arial"/>
              </w:rPr>
              <w:t>SB00</w:t>
            </w:r>
            <w:r w:rsidR="00CB6808" w:rsidRPr="00065FC0">
              <w:rPr>
                <w:rFonts w:ascii="Arial" w:eastAsia="Arial" w:hAnsi="Arial" w:cs="Arial"/>
              </w:rPr>
              <w:t>3</w:t>
            </w:r>
          </w:p>
        </w:tc>
        <w:tc>
          <w:tcPr>
            <w:tcW w:w="1457" w:type="dxa"/>
            <w:vAlign w:val="center"/>
          </w:tcPr>
          <w:p w14:paraId="391C43B4" w14:textId="291CD5DF" w:rsidR="00751D39" w:rsidRPr="00065FC0" w:rsidRDefault="0037632F" w:rsidP="00DA4D2F">
            <w:pPr>
              <w:spacing w:after="0"/>
              <w:rPr>
                <w:rFonts w:ascii="Arial" w:eastAsia="Arial" w:hAnsi="Arial" w:cs="Arial"/>
              </w:rPr>
            </w:pPr>
            <w:r w:rsidRPr="00065FC0">
              <w:rPr>
                <w:rFonts w:ascii="Arial" w:eastAsia="Arial" w:hAnsi="Arial" w:cs="Arial"/>
              </w:rPr>
              <w:t>Gestión de estudiantes y notas (Docente)</w:t>
            </w:r>
          </w:p>
        </w:tc>
        <w:tc>
          <w:tcPr>
            <w:tcW w:w="850" w:type="dxa"/>
            <w:vAlign w:val="center"/>
          </w:tcPr>
          <w:p w14:paraId="0C5E1900" w14:textId="611EAEB4" w:rsidR="00751D39" w:rsidRPr="00065FC0" w:rsidRDefault="0037632F" w:rsidP="00DA4D2F">
            <w:pPr>
              <w:spacing w:after="0"/>
              <w:rPr>
                <w:rFonts w:ascii="Arial" w:eastAsia="Arial" w:hAnsi="Arial" w:cs="Arial"/>
              </w:rPr>
            </w:pPr>
            <w:r w:rsidRPr="00065FC0">
              <w:rPr>
                <w:rFonts w:ascii="Arial" w:eastAsia="Arial" w:hAnsi="Arial" w:cs="Arial"/>
              </w:rPr>
              <w:t>HU04, HU05, HU06</w:t>
            </w:r>
          </w:p>
        </w:tc>
        <w:tc>
          <w:tcPr>
            <w:tcW w:w="2073" w:type="dxa"/>
            <w:vAlign w:val="center"/>
          </w:tcPr>
          <w:p w14:paraId="10F1C8DB" w14:textId="6D4383DF" w:rsidR="00751D39" w:rsidRPr="00065FC0" w:rsidRDefault="00317495" w:rsidP="0037632F">
            <w:pPr>
              <w:spacing w:after="0"/>
              <w:rPr>
                <w:rFonts w:ascii="Arial" w:eastAsia="Arial" w:hAnsi="Arial" w:cs="Arial"/>
              </w:rPr>
            </w:pPr>
            <w:r w:rsidRPr="00065FC0">
              <w:rPr>
                <w:rFonts w:ascii="Arial" w:eastAsia="Arial" w:hAnsi="Arial" w:cs="Arial"/>
              </w:rPr>
              <w:t>Crear interfaz de lista de estudiantes por clase; Visualizar notas de los estudiantes mediante API; Visualizar observaciones y comentarios de estudiantes</w:t>
            </w:r>
          </w:p>
        </w:tc>
        <w:tc>
          <w:tcPr>
            <w:tcW w:w="1110" w:type="dxa"/>
            <w:vAlign w:val="center"/>
          </w:tcPr>
          <w:p w14:paraId="26B32159" w14:textId="77777777" w:rsidR="00751D39" w:rsidRPr="00065FC0" w:rsidRDefault="00751D39" w:rsidP="00DA4D2F">
            <w:pPr>
              <w:spacing w:after="0"/>
              <w:rPr>
                <w:rFonts w:ascii="Arial" w:eastAsia="Arial" w:hAnsi="Arial" w:cs="Arial"/>
              </w:rPr>
            </w:pPr>
            <w:r w:rsidRPr="00065FC0">
              <w:rPr>
                <w:rFonts w:ascii="Arial" w:eastAsia="Arial" w:hAnsi="Arial" w:cs="Arial"/>
              </w:rPr>
              <w:t>50H</w:t>
            </w:r>
          </w:p>
        </w:tc>
        <w:tc>
          <w:tcPr>
            <w:tcW w:w="1470" w:type="dxa"/>
            <w:vAlign w:val="center"/>
          </w:tcPr>
          <w:p w14:paraId="4113181E" w14:textId="77777777" w:rsidR="00751D39" w:rsidRPr="00065FC0" w:rsidRDefault="00751D39" w:rsidP="00DA4D2F">
            <w:pPr>
              <w:spacing w:after="0"/>
              <w:rPr>
                <w:rFonts w:ascii="Arial" w:eastAsia="Arial" w:hAnsi="Arial" w:cs="Arial"/>
              </w:rPr>
            </w:pPr>
            <w:r w:rsidRPr="00065FC0">
              <w:rPr>
                <w:rFonts w:ascii="Arial" w:eastAsia="Arial" w:hAnsi="Arial" w:cs="Arial"/>
              </w:rPr>
              <w:t>Joel Parra</w:t>
            </w:r>
          </w:p>
        </w:tc>
        <w:tc>
          <w:tcPr>
            <w:tcW w:w="1301" w:type="dxa"/>
            <w:vAlign w:val="center"/>
          </w:tcPr>
          <w:p w14:paraId="14910700" w14:textId="77777777" w:rsidR="00751D39" w:rsidRPr="00065FC0" w:rsidRDefault="00751D39" w:rsidP="00DA4D2F">
            <w:pPr>
              <w:spacing w:after="0"/>
              <w:rPr>
                <w:rFonts w:ascii="Arial" w:eastAsia="Arial" w:hAnsi="Arial" w:cs="Arial"/>
              </w:rPr>
            </w:pPr>
            <w:r w:rsidRPr="00065FC0">
              <w:rPr>
                <w:rFonts w:ascii="Arial" w:eastAsia="Arial" w:hAnsi="Arial" w:cs="Arial"/>
              </w:rPr>
              <w:t>Completo</w:t>
            </w:r>
          </w:p>
        </w:tc>
      </w:tr>
    </w:tbl>
    <w:p w14:paraId="4357747B" w14:textId="77777777" w:rsidR="00751D39" w:rsidRPr="00065FC0" w:rsidRDefault="00751D39" w:rsidP="00751D39">
      <w:pPr>
        <w:rPr>
          <w:rFonts w:ascii="Arial" w:hAnsi="Arial" w:cs="Arial"/>
          <w:rPrChange w:id="444" w:author="JOEL ALEJANDRO PARRA MARANON" w:date="2025-12-07T21:04:00Z" w16du:dateUtc="2025-12-08T02:04:00Z">
            <w:rPr/>
          </w:rPrChange>
        </w:rPr>
      </w:pPr>
    </w:p>
    <w:p w14:paraId="268636F2" w14:textId="10C80622" w:rsidR="00D12E6E" w:rsidRPr="00065FC0" w:rsidRDefault="00751D39" w:rsidP="00D12E6E">
      <w:pPr>
        <w:pStyle w:val="Texto"/>
        <w:rPr>
          <w:rFonts w:eastAsia="Arial"/>
          <w:b/>
          <w:bCs/>
          <w:rPrChange w:id="445" w:author="JOEL ALEJANDRO PARRA MARANON" w:date="2025-12-07T21:04:00Z" w16du:dateUtc="2025-12-08T02:04:00Z">
            <w:rPr>
              <w:b/>
              <w:bCs/>
            </w:rPr>
          </w:rPrChange>
        </w:rPr>
      </w:pPr>
      <w:r w:rsidRPr="00065FC0">
        <w:rPr>
          <w:b/>
          <w:bCs/>
        </w:rPr>
        <w:t>Detalle</w:t>
      </w:r>
    </w:p>
    <w:p w14:paraId="67EAFADD" w14:textId="77777777" w:rsidR="00D120D6" w:rsidRPr="00065FC0" w:rsidRDefault="00D120D6" w:rsidP="00D120D6">
      <w:pPr>
        <w:pStyle w:val="Texto"/>
      </w:pPr>
      <w:r w:rsidRPr="00065FC0">
        <w:t>En este sprint se desarrolla el módulo de gestión académica destinado al perfil de docente, cuyo objetivo es permitir la visualización de clases asignadas, estudiantes inscritos y calificaciones registradas en el sistema institucional. A través de este módulo, el profesor puede consultar de forma estructurada la información académica de sus estudiantes, incluyendo notas y observaciones generadas previamente en la plataforma web.</w:t>
      </w:r>
    </w:p>
    <w:p w14:paraId="3CA6D6A3" w14:textId="77777777" w:rsidR="00D120D6" w:rsidRPr="00065FC0" w:rsidRDefault="00D120D6" w:rsidP="00D120D6">
      <w:pPr>
        <w:pStyle w:val="Texto"/>
      </w:pPr>
      <w:r w:rsidRPr="00065FC0">
        <w:t xml:space="preserve">El desarrollo se realiza utilizando </w:t>
      </w:r>
      <w:proofErr w:type="spellStart"/>
      <w:r w:rsidRPr="00065FC0">
        <w:t>Ionic</w:t>
      </w:r>
      <w:proofErr w:type="spellEnd"/>
      <w:r w:rsidRPr="00065FC0">
        <w:t xml:space="preserve"> + Angular, respetando la arquitectura </w:t>
      </w:r>
      <w:proofErr w:type="spellStart"/>
      <w:r w:rsidRPr="00065FC0">
        <w:t>standalone</w:t>
      </w:r>
      <w:proofErr w:type="spellEnd"/>
      <w:r w:rsidRPr="00065FC0">
        <w:t xml:space="preserve"> establecida en el proyecto. La obtención de datos se efectúa mediante el consumo de los </w:t>
      </w:r>
      <w:proofErr w:type="spellStart"/>
      <w:r w:rsidRPr="00065FC0">
        <w:t>endpoints</w:t>
      </w:r>
      <w:proofErr w:type="spellEnd"/>
      <w:r w:rsidRPr="00065FC0">
        <w:t xml:space="preserve"> REST del </w:t>
      </w:r>
      <w:proofErr w:type="spellStart"/>
      <w:r w:rsidRPr="00065FC0">
        <w:t>backend</w:t>
      </w:r>
      <w:proofErr w:type="spellEnd"/>
      <w:r w:rsidRPr="00065FC0">
        <w:t xml:space="preserve"> institucional.</w:t>
      </w:r>
    </w:p>
    <w:p w14:paraId="678509B3" w14:textId="77777777" w:rsidR="00D120D6" w:rsidRPr="00065FC0" w:rsidRDefault="00D120D6" w:rsidP="00D120D6">
      <w:pPr>
        <w:pStyle w:val="Texto"/>
      </w:pPr>
      <w:r w:rsidRPr="00065FC0">
        <w:t>El módulo muestra inicialmente la lista de materias asignadas al docente. Al seleccionar una materia, se despliega la lista de estudiantes correspondientes, junto con sus calificaciones y observaciones registradas. Adicionalmente, se implementa una vista emergente (</w:t>
      </w:r>
      <w:proofErr w:type="spellStart"/>
      <w:r w:rsidRPr="00065FC0">
        <w:t>popup</w:t>
      </w:r>
      <w:proofErr w:type="spellEnd"/>
      <w:r w:rsidRPr="00065FC0">
        <w:t>) que permite revisar comentarios específicos por estudiante, manteniendo un formato claro y ordenado.</w:t>
      </w:r>
    </w:p>
    <w:p w14:paraId="75D1F3BD" w14:textId="77777777" w:rsidR="00D120D6" w:rsidRDefault="00D120D6" w:rsidP="00D120D6">
      <w:pPr>
        <w:pStyle w:val="Texto"/>
        <w:rPr>
          <w:ins w:id="446" w:author="JOEL ALEJANDRO PARRA MARANON" w:date="2025-12-07T21:29:00Z" w16du:dateUtc="2025-12-08T02:29:00Z"/>
        </w:rPr>
      </w:pPr>
      <w:r w:rsidRPr="00065FC0">
        <w:t xml:space="preserve">Durante el desarrollo se integra la lógica de autenticación mediante el token del docente, el manejo de errores de conexión y validación de datos, además de la actualización de la interfaz en tiempo real. Se garantiza la coherencia visual con los módulos desarrollados en </w:t>
      </w:r>
      <w:r w:rsidRPr="00065FC0">
        <w:lastRenderedPageBreak/>
        <w:t xml:space="preserve">los </w:t>
      </w:r>
      <w:proofErr w:type="spellStart"/>
      <w:r w:rsidRPr="00065FC0">
        <w:t>sprints</w:t>
      </w:r>
      <w:proofErr w:type="spellEnd"/>
      <w:r w:rsidRPr="00065FC0">
        <w:t xml:space="preserve"> anteriores, siguiendo las pautas de diseño institucional definidas para la aplicación móvil.</w:t>
      </w:r>
    </w:p>
    <w:p w14:paraId="4B273E9C" w14:textId="5A4FB2DF" w:rsidR="00E810F4" w:rsidRPr="00065FC0" w:rsidRDefault="00E810F4" w:rsidP="00D120D6">
      <w:pPr>
        <w:pStyle w:val="Texto"/>
      </w:pPr>
      <w:ins w:id="447" w:author="JOEL ALEJANDRO PARRA MARANON" w:date="2025-12-07T21:29:00Z">
        <w:r w:rsidRPr="00E810F4">
          <w:t xml:space="preserve">Se añadieron diagramas de flujo que muestran el proceso completo que sigue un docente al consultar una materia, acceder a sus estudiantes y revisar las notas u observaciones. También se incorporó documentación sobre los </w:t>
        </w:r>
        <w:proofErr w:type="spellStart"/>
        <w:r w:rsidRPr="00E810F4">
          <w:t>endpoints</w:t>
        </w:r>
        <w:proofErr w:type="spellEnd"/>
        <w:r w:rsidRPr="00E810F4">
          <w:t xml:space="preserve"> consumidos, los parámetros requeridos y la estructura de respuesta utilizada por la API, garantizando que cualquier miembro del equipo pueda comprender y mantener este módulo sin ambigüedades. Se realizó registro formal de pruebas de usabilidad orientadas al docente para asegurar un uso eficiente dentro del aula.</w:t>
        </w:r>
      </w:ins>
    </w:p>
    <w:p w14:paraId="66BEB185" w14:textId="77777777" w:rsidR="00D120D6" w:rsidRPr="00065FC0" w:rsidRDefault="00D120D6" w:rsidP="00D120D6">
      <w:pPr>
        <w:pStyle w:val="Texto"/>
        <w:rPr>
          <w:b/>
          <w:bCs/>
          <w:rPrChange w:id="448" w:author="JOEL ALEJANDRO PARRA MARANON" w:date="2025-12-07T21:04:00Z" w16du:dateUtc="2025-12-08T02:04:00Z">
            <w:rPr/>
          </w:rPrChange>
        </w:rPr>
      </w:pPr>
      <w:r w:rsidRPr="00065FC0">
        <w:rPr>
          <w:b/>
          <w:bCs/>
        </w:rPr>
        <w:t>Resultado</w:t>
      </w:r>
    </w:p>
    <w:p w14:paraId="57C6890E" w14:textId="77777777" w:rsidR="00D120D6" w:rsidRPr="00065FC0" w:rsidRDefault="00D120D6" w:rsidP="00D120D6">
      <w:pPr>
        <w:pStyle w:val="Texto"/>
      </w:pPr>
      <w:r w:rsidRPr="00065FC0">
        <w:t>Como resultado de este sprint se obtiene un módulo totalmente funcional que permite:</w:t>
      </w:r>
    </w:p>
    <w:p w14:paraId="7684C064" w14:textId="77777777" w:rsidR="00D120D6" w:rsidRPr="00065FC0" w:rsidRDefault="00D120D6" w:rsidP="00D120D6">
      <w:pPr>
        <w:pStyle w:val="Texto"/>
      </w:pPr>
      <w:r w:rsidRPr="00065FC0">
        <w:t>• Visualizar las materias y cursos asignados al docente autenticado.</w:t>
      </w:r>
    </w:p>
    <w:p w14:paraId="5DD5A227" w14:textId="77777777" w:rsidR="00D120D6" w:rsidRPr="00065FC0" w:rsidRDefault="00D120D6" w:rsidP="00D120D6">
      <w:pPr>
        <w:pStyle w:val="Texto"/>
      </w:pPr>
      <w:r w:rsidRPr="00065FC0">
        <w:t>• Mostrar la lista de estudiantes asociados a cada materia seleccionada.</w:t>
      </w:r>
    </w:p>
    <w:p w14:paraId="67BAACAC" w14:textId="77777777" w:rsidR="00D120D6" w:rsidRPr="00065FC0" w:rsidRDefault="00D120D6" w:rsidP="00D120D6">
      <w:pPr>
        <w:pStyle w:val="Texto"/>
      </w:pPr>
      <w:r w:rsidRPr="00065FC0">
        <w:t>• Consultar las calificaciones y observaciones registradas en la plataforma web.</w:t>
      </w:r>
    </w:p>
    <w:p w14:paraId="7F7F4202" w14:textId="77777777" w:rsidR="00D120D6" w:rsidRPr="00065FC0" w:rsidRDefault="00D120D6" w:rsidP="00D120D6">
      <w:pPr>
        <w:pStyle w:val="Texto"/>
      </w:pPr>
      <w:r w:rsidRPr="00065FC0">
        <w:t>• Acceder a los comentarios individuales de cada estudiante mediante un cuadro emergente.</w:t>
      </w:r>
    </w:p>
    <w:p w14:paraId="50144CC6" w14:textId="77777777" w:rsidR="00D120D6" w:rsidRPr="00065FC0" w:rsidRDefault="00D120D6" w:rsidP="00D120D6">
      <w:pPr>
        <w:pStyle w:val="Texto"/>
      </w:pPr>
      <w:r w:rsidRPr="00065FC0">
        <w:t>• Integrar la información académica con la API web institucional de forma sincronizada.</w:t>
      </w:r>
    </w:p>
    <w:p w14:paraId="35D2201F" w14:textId="77777777" w:rsidR="00D120D6" w:rsidRPr="00065FC0" w:rsidRDefault="00D120D6" w:rsidP="00D120D6">
      <w:pPr>
        <w:pStyle w:val="Texto"/>
      </w:pPr>
    </w:p>
    <w:p w14:paraId="3F6C0CC7" w14:textId="77777777" w:rsidR="00D120D6" w:rsidRPr="00065FC0" w:rsidRDefault="00D120D6" w:rsidP="00D120D6">
      <w:pPr>
        <w:pStyle w:val="Texto"/>
      </w:pPr>
      <w:r w:rsidRPr="00065FC0">
        <w:t>Este componente queda completamente integrado al flujo principal de la aplicación móvil y su acceso está restringido a los usuarios con rol docente. Su implementación consolida el ecosistema académico de la aplicación, permitiendo una interacción eficiente entre el profesor y los datos de los estudiantes, garantizando la consistencia y actualización en tiempo real entre el entorno móvil y el sistema web institucional.</w:t>
      </w:r>
    </w:p>
    <w:p w14:paraId="0D20C450" w14:textId="6B6C93B9" w:rsidR="00751D39" w:rsidRPr="00065FC0" w:rsidRDefault="00751D39" w:rsidP="00D120D6">
      <w:pPr>
        <w:pStyle w:val="Texto"/>
        <w:rPr>
          <w:b/>
          <w:bCs/>
        </w:rPr>
      </w:pPr>
      <w:r w:rsidRPr="00065FC0">
        <w:rPr>
          <w:b/>
          <w:bCs/>
        </w:rPr>
        <w:t>Captura de su implementación</w:t>
      </w:r>
    </w:p>
    <w:p w14:paraId="3D17EAC2" w14:textId="046911C4" w:rsidR="00751D39" w:rsidRPr="00065FC0" w:rsidRDefault="005020FE" w:rsidP="00751D39">
      <w:pPr>
        <w:rPr>
          <w:rFonts w:ascii="Arial" w:hAnsi="Arial" w:cs="Arial"/>
          <w:rPrChange w:id="449" w:author="JOEL ALEJANDRO PARRA MARANON" w:date="2025-12-07T21:04:00Z" w16du:dateUtc="2025-12-08T02:04:00Z">
            <w:rPr/>
          </w:rPrChange>
        </w:rPr>
      </w:pPr>
      <w:r w:rsidRPr="00065FC0">
        <w:rPr>
          <w:rFonts w:ascii="Arial" w:hAnsi="Arial" w:cs="Arial"/>
          <w:noProof/>
          <w:rPrChange w:id="450" w:author="JOEL ALEJANDRO PARRA MARANON" w:date="2025-12-07T21:04:00Z" w16du:dateUtc="2025-12-08T02:04:00Z">
            <w:rPr>
              <w:noProof/>
            </w:rPr>
          </w:rPrChange>
        </w:rPr>
        <w:lastRenderedPageBreak/>
        <w:drawing>
          <wp:inline distT="0" distB="0" distL="0" distR="0" wp14:anchorId="6EE18213" wp14:editId="4F1BE687">
            <wp:extent cx="5579745" cy="1896745"/>
            <wp:effectExtent l="0" t="0" r="1905" b="8255"/>
            <wp:docPr id="1639617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17707" name=""/>
                    <pic:cNvPicPr/>
                  </pic:nvPicPr>
                  <pic:blipFill>
                    <a:blip r:embed="rId46"/>
                    <a:stretch>
                      <a:fillRect/>
                    </a:stretch>
                  </pic:blipFill>
                  <pic:spPr>
                    <a:xfrm>
                      <a:off x="0" y="0"/>
                      <a:ext cx="5579745" cy="1896745"/>
                    </a:xfrm>
                    <a:prstGeom prst="rect">
                      <a:avLst/>
                    </a:prstGeom>
                  </pic:spPr>
                </pic:pic>
              </a:graphicData>
            </a:graphic>
          </wp:inline>
        </w:drawing>
      </w:r>
    </w:p>
    <w:p w14:paraId="6283A767" w14:textId="77777777" w:rsidR="00557979" w:rsidRPr="00065FC0" w:rsidRDefault="00557979" w:rsidP="00751D39">
      <w:pPr>
        <w:rPr>
          <w:rFonts w:ascii="Arial" w:hAnsi="Arial" w:cs="Arial"/>
          <w:rPrChange w:id="451" w:author="JOEL ALEJANDRO PARRA MARANON" w:date="2025-12-07T21:04:00Z" w16du:dateUtc="2025-12-08T02:04:00Z">
            <w:rPr/>
          </w:rPrChange>
        </w:rPr>
      </w:pPr>
      <w:r w:rsidRPr="00065FC0">
        <w:rPr>
          <w:rFonts w:ascii="Arial" w:hAnsi="Arial" w:cs="Arial"/>
          <w:noProof/>
          <w:rPrChange w:id="452" w:author="JOEL ALEJANDRO PARRA MARANON" w:date="2025-12-07T21:04:00Z" w16du:dateUtc="2025-12-08T02:04:00Z">
            <w:rPr>
              <w:noProof/>
            </w:rPr>
          </w:rPrChange>
        </w:rPr>
        <w:drawing>
          <wp:inline distT="0" distB="0" distL="0" distR="0" wp14:anchorId="3EC0E14A" wp14:editId="30EC70A6">
            <wp:extent cx="5579745" cy="2657475"/>
            <wp:effectExtent l="0" t="0" r="1905" b="9525"/>
            <wp:docPr id="2092452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52269" name=""/>
                    <pic:cNvPicPr/>
                  </pic:nvPicPr>
                  <pic:blipFill>
                    <a:blip r:embed="rId47"/>
                    <a:stretch>
                      <a:fillRect/>
                    </a:stretch>
                  </pic:blipFill>
                  <pic:spPr>
                    <a:xfrm>
                      <a:off x="0" y="0"/>
                      <a:ext cx="5579745" cy="2657475"/>
                    </a:xfrm>
                    <a:prstGeom prst="rect">
                      <a:avLst/>
                    </a:prstGeom>
                  </pic:spPr>
                </pic:pic>
              </a:graphicData>
            </a:graphic>
          </wp:inline>
        </w:drawing>
      </w:r>
    </w:p>
    <w:p w14:paraId="4D953CBD" w14:textId="630F718A" w:rsidR="00557979" w:rsidRPr="00065FC0" w:rsidRDefault="00557979" w:rsidP="00751D39">
      <w:pPr>
        <w:rPr>
          <w:rFonts w:ascii="Arial" w:hAnsi="Arial" w:cs="Arial"/>
          <w:rPrChange w:id="453" w:author="JOEL ALEJANDRO PARRA MARANON" w:date="2025-12-07T21:04:00Z" w16du:dateUtc="2025-12-08T02:04:00Z">
            <w:rPr/>
          </w:rPrChange>
        </w:rPr>
      </w:pPr>
      <w:r w:rsidRPr="00065FC0">
        <w:rPr>
          <w:rFonts w:ascii="Arial" w:hAnsi="Arial" w:cs="Arial"/>
          <w:noProof/>
          <w:rPrChange w:id="454" w:author="JOEL ALEJANDRO PARRA MARANON" w:date="2025-12-07T21:04:00Z" w16du:dateUtc="2025-12-08T02:04:00Z">
            <w:rPr>
              <w:noProof/>
            </w:rPr>
          </w:rPrChange>
        </w:rPr>
        <w:drawing>
          <wp:inline distT="0" distB="0" distL="0" distR="0" wp14:anchorId="3DDE15F8" wp14:editId="1E9C1D10">
            <wp:extent cx="5579745" cy="2878455"/>
            <wp:effectExtent l="0" t="0" r="1905" b="0"/>
            <wp:docPr id="178332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2054" name=""/>
                    <pic:cNvPicPr/>
                  </pic:nvPicPr>
                  <pic:blipFill>
                    <a:blip r:embed="rId48"/>
                    <a:stretch>
                      <a:fillRect/>
                    </a:stretch>
                  </pic:blipFill>
                  <pic:spPr>
                    <a:xfrm>
                      <a:off x="0" y="0"/>
                      <a:ext cx="5579745" cy="2878455"/>
                    </a:xfrm>
                    <a:prstGeom prst="rect">
                      <a:avLst/>
                    </a:prstGeom>
                  </pic:spPr>
                </pic:pic>
              </a:graphicData>
            </a:graphic>
          </wp:inline>
        </w:drawing>
      </w:r>
    </w:p>
    <w:p w14:paraId="2057EFBD" w14:textId="1D85E54C" w:rsidR="00557979" w:rsidRPr="00065FC0" w:rsidRDefault="00557979" w:rsidP="00751D39">
      <w:pPr>
        <w:rPr>
          <w:rFonts w:ascii="Arial" w:hAnsi="Arial" w:cs="Arial"/>
          <w:rPrChange w:id="455" w:author="JOEL ALEJANDRO PARRA MARANON" w:date="2025-12-07T21:04:00Z" w16du:dateUtc="2025-12-08T02:04:00Z">
            <w:rPr/>
          </w:rPrChange>
        </w:rPr>
      </w:pPr>
      <w:r w:rsidRPr="00065FC0">
        <w:rPr>
          <w:rFonts w:ascii="Arial" w:hAnsi="Arial" w:cs="Arial"/>
          <w:noProof/>
          <w:rPrChange w:id="456" w:author="JOEL ALEJANDRO PARRA MARANON" w:date="2025-12-07T21:04:00Z" w16du:dateUtc="2025-12-08T02:04:00Z">
            <w:rPr>
              <w:noProof/>
            </w:rPr>
          </w:rPrChange>
        </w:rPr>
        <w:lastRenderedPageBreak/>
        <w:drawing>
          <wp:inline distT="0" distB="0" distL="0" distR="0" wp14:anchorId="228B4985" wp14:editId="7B327EB4">
            <wp:extent cx="5579745" cy="1490980"/>
            <wp:effectExtent l="0" t="0" r="1905" b="0"/>
            <wp:docPr id="2051410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10759" name=""/>
                    <pic:cNvPicPr/>
                  </pic:nvPicPr>
                  <pic:blipFill>
                    <a:blip r:embed="rId49"/>
                    <a:stretch>
                      <a:fillRect/>
                    </a:stretch>
                  </pic:blipFill>
                  <pic:spPr>
                    <a:xfrm>
                      <a:off x="0" y="0"/>
                      <a:ext cx="5579745" cy="1490980"/>
                    </a:xfrm>
                    <a:prstGeom prst="rect">
                      <a:avLst/>
                    </a:prstGeom>
                  </pic:spPr>
                </pic:pic>
              </a:graphicData>
            </a:graphic>
          </wp:inline>
        </w:drawing>
      </w:r>
    </w:p>
    <w:p w14:paraId="014F3AA2" w14:textId="77777777" w:rsidR="00B1217C" w:rsidRPr="00065FC0" w:rsidRDefault="00B1217C" w:rsidP="00751D39">
      <w:pPr>
        <w:rPr>
          <w:rFonts w:ascii="Arial" w:hAnsi="Arial" w:cs="Arial"/>
          <w:rPrChange w:id="457" w:author="JOEL ALEJANDRO PARRA MARANON" w:date="2025-12-07T21:04:00Z" w16du:dateUtc="2025-12-08T02:04:00Z">
            <w:rPr/>
          </w:rPrChange>
        </w:rPr>
      </w:pPr>
    </w:p>
    <w:p w14:paraId="3980B55F" w14:textId="77448C50" w:rsidR="00B1217C" w:rsidRPr="00065FC0" w:rsidRDefault="00B1217C" w:rsidP="00751D39">
      <w:pPr>
        <w:rPr>
          <w:rFonts w:ascii="Arial" w:hAnsi="Arial" w:cs="Arial"/>
          <w:rPrChange w:id="458" w:author="JOEL ALEJANDRO PARRA MARANON" w:date="2025-12-07T21:04:00Z" w16du:dateUtc="2025-12-08T02:04:00Z">
            <w:rPr/>
          </w:rPrChange>
        </w:rPr>
      </w:pPr>
      <w:r w:rsidRPr="00065FC0">
        <w:rPr>
          <w:rFonts w:ascii="Arial" w:hAnsi="Arial" w:cs="Arial"/>
          <w:noProof/>
          <w:rPrChange w:id="459" w:author="JOEL ALEJANDRO PARRA MARANON" w:date="2025-12-07T21:04:00Z" w16du:dateUtc="2025-12-08T02:04:00Z">
            <w:rPr>
              <w:noProof/>
            </w:rPr>
          </w:rPrChange>
        </w:rPr>
        <w:lastRenderedPageBreak/>
        <w:drawing>
          <wp:inline distT="0" distB="0" distL="0" distR="0" wp14:anchorId="2E74494C" wp14:editId="0071F35E">
            <wp:extent cx="3324689" cy="6925642"/>
            <wp:effectExtent l="0" t="0" r="9525" b="8890"/>
            <wp:docPr id="1922053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53425" name=""/>
                    <pic:cNvPicPr/>
                  </pic:nvPicPr>
                  <pic:blipFill>
                    <a:blip r:embed="rId50"/>
                    <a:stretch>
                      <a:fillRect/>
                    </a:stretch>
                  </pic:blipFill>
                  <pic:spPr>
                    <a:xfrm>
                      <a:off x="0" y="0"/>
                      <a:ext cx="3324689" cy="6925642"/>
                    </a:xfrm>
                    <a:prstGeom prst="rect">
                      <a:avLst/>
                    </a:prstGeom>
                  </pic:spPr>
                </pic:pic>
              </a:graphicData>
            </a:graphic>
          </wp:inline>
        </w:drawing>
      </w:r>
      <w:r w:rsidR="00A5649A" w:rsidRPr="00065FC0">
        <w:rPr>
          <w:rFonts w:ascii="Arial" w:hAnsi="Arial" w:cs="Arial"/>
          <w:noProof/>
          <w:rPrChange w:id="460" w:author="JOEL ALEJANDRO PARRA MARANON" w:date="2025-12-07T21:04:00Z" w16du:dateUtc="2025-12-08T02:04:00Z">
            <w:rPr>
              <w:noProof/>
            </w:rPr>
          </w:rPrChange>
        </w:rPr>
        <w:lastRenderedPageBreak/>
        <w:drawing>
          <wp:inline distT="0" distB="0" distL="0" distR="0" wp14:anchorId="72816EEF" wp14:editId="6D291605">
            <wp:extent cx="3219899" cy="6878010"/>
            <wp:effectExtent l="0" t="0" r="0" b="0"/>
            <wp:docPr id="385202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02176" name=""/>
                    <pic:cNvPicPr/>
                  </pic:nvPicPr>
                  <pic:blipFill>
                    <a:blip r:embed="rId51"/>
                    <a:stretch>
                      <a:fillRect/>
                    </a:stretch>
                  </pic:blipFill>
                  <pic:spPr>
                    <a:xfrm>
                      <a:off x="0" y="0"/>
                      <a:ext cx="3219899" cy="6878010"/>
                    </a:xfrm>
                    <a:prstGeom prst="rect">
                      <a:avLst/>
                    </a:prstGeom>
                  </pic:spPr>
                </pic:pic>
              </a:graphicData>
            </a:graphic>
          </wp:inline>
        </w:drawing>
      </w:r>
    </w:p>
    <w:p w14:paraId="6D8DA89E" w14:textId="0255BC2D" w:rsidR="00A5649A" w:rsidRPr="00065FC0" w:rsidRDefault="008B749E" w:rsidP="00751D39">
      <w:pPr>
        <w:rPr>
          <w:rFonts w:ascii="Arial" w:hAnsi="Arial" w:cs="Arial"/>
          <w:rPrChange w:id="461" w:author="JOEL ALEJANDRO PARRA MARANON" w:date="2025-12-07T21:04:00Z" w16du:dateUtc="2025-12-08T02:04:00Z">
            <w:rPr/>
          </w:rPrChange>
        </w:rPr>
      </w:pPr>
      <w:r w:rsidRPr="00065FC0">
        <w:rPr>
          <w:rFonts w:ascii="Arial" w:hAnsi="Arial" w:cs="Arial"/>
          <w:noProof/>
          <w:rPrChange w:id="462" w:author="JOEL ALEJANDRO PARRA MARANON" w:date="2025-12-07T21:04:00Z" w16du:dateUtc="2025-12-08T02:04:00Z">
            <w:rPr>
              <w:noProof/>
            </w:rPr>
          </w:rPrChange>
        </w:rPr>
        <w:lastRenderedPageBreak/>
        <w:drawing>
          <wp:inline distT="0" distB="0" distL="0" distR="0" wp14:anchorId="726D4F06" wp14:editId="1DD04379">
            <wp:extent cx="3315163" cy="6887536"/>
            <wp:effectExtent l="0" t="0" r="0" b="0"/>
            <wp:docPr id="69792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2525" name=""/>
                    <pic:cNvPicPr/>
                  </pic:nvPicPr>
                  <pic:blipFill>
                    <a:blip r:embed="rId52"/>
                    <a:stretch>
                      <a:fillRect/>
                    </a:stretch>
                  </pic:blipFill>
                  <pic:spPr>
                    <a:xfrm>
                      <a:off x="0" y="0"/>
                      <a:ext cx="3315163" cy="6887536"/>
                    </a:xfrm>
                    <a:prstGeom prst="rect">
                      <a:avLst/>
                    </a:prstGeom>
                  </pic:spPr>
                </pic:pic>
              </a:graphicData>
            </a:graphic>
          </wp:inline>
        </w:drawing>
      </w:r>
      <w:r w:rsidRPr="00065FC0">
        <w:rPr>
          <w:rFonts w:ascii="Arial" w:hAnsi="Arial" w:cs="Arial"/>
          <w:noProof/>
          <w:rPrChange w:id="463" w:author="JOEL ALEJANDRO PARRA MARANON" w:date="2025-12-07T21:04:00Z" w16du:dateUtc="2025-12-08T02:04:00Z">
            <w:rPr>
              <w:noProof/>
            </w:rPr>
          </w:rPrChange>
        </w:rPr>
        <w:lastRenderedPageBreak/>
        <w:drawing>
          <wp:inline distT="0" distB="0" distL="0" distR="0" wp14:anchorId="432C9F4F" wp14:editId="7C9C2302">
            <wp:extent cx="3305636" cy="6801799"/>
            <wp:effectExtent l="0" t="0" r="9525" b="0"/>
            <wp:docPr id="652752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52991" name=""/>
                    <pic:cNvPicPr/>
                  </pic:nvPicPr>
                  <pic:blipFill>
                    <a:blip r:embed="rId53"/>
                    <a:stretch>
                      <a:fillRect/>
                    </a:stretch>
                  </pic:blipFill>
                  <pic:spPr>
                    <a:xfrm>
                      <a:off x="0" y="0"/>
                      <a:ext cx="3305636" cy="6801799"/>
                    </a:xfrm>
                    <a:prstGeom prst="rect">
                      <a:avLst/>
                    </a:prstGeom>
                  </pic:spPr>
                </pic:pic>
              </a:graphicData>
            </a:graphic>
          </wp:inline>
        </w:drawing>
      </w:r>
    </w:p>
    <w:p w14:paraId="51DE16D6" w14:textId="77777777" w:rsidR="008B749E" w:rsidRPr="00065FC0" w:rsidRDefault="008B749E" w:rsidP="00751D39">
      <w:pPr>
        <w:rPr>
          <w:rFonts w:ascii="Arial" w:hAnsi="Arial" w:cs="Arial"/>
          <w:rPrChange w:id="464" w:author="JOEL ALEJANDRO PARRA MARANON" w:date="2025-12-07T21:04:00Z" w16du:dateUtc="2025-12-08T02:04:00Z">
            <w:rPr/>
          </w:rPrChange>
        </w:rPr>
      </w:pPr>
    </w:p>
    <w:p w14:paraId="26EF3205" w14:textId="77777777" w:rsidR="008B749E" w:rsidRPr="00065FC0" w:rsidRDefault="008B749E" w:rsidP="00751D39">
      <w:pPr>
        <w:rPr>
          <w:rFonts w:ascii="Arial" w:hAnsi="Arial" w:cs="Arial"/>
          <w:rPrChange w:id="465" w:author="JOEL ALEJANDRO PARRA MARANON" w:date="2025-12-07T21:04:00Z" w16du:dateUtc="2025-12-08T02:04:00Z">
            <w:rPr/>
          </w:rPrChange>
        </w:rPr>
      </w:pPr>
    </w:p>
    <w:p w14:paraId="3AAB2A19" w14:textId="77777777" w:rsidR="008B749E" w:rsidRPr="00065FC0" w:rsidRDefault="008B749E" w:rsidP="00751D39">
      <w:pPr>
        <w:rPr>
          <w:rFonts w:ascii="Arial" w:hAnsi="Arial" w:cs="Arial"/>
          <w:rPrChange w:id="466" w:author="JOEL ALEJANDRO PARRA MARANON" w:date="2025-12-07T21:04:00Z" w16du:dateUtc="2025-12-08T02:04:00Z">
            <w:rPr/>
          </w:rPrChange>
        </w:rPr>
      </w:pPr>
    </w:p>
    <w:p w14:paraId="142ACD08" w14:textId="77777777" w:rsidR="008B749E" w:rsidRPr="00065FC0" w:rsidRDefault="008B749E" w:rsidP="00751D39">
      <w:pPr>
        <w:rPr>
          <w:rFonts w:ascii="Arial" w:hAnsi="Arial" w:cs="Arial"/>
          <w:rPrChange w:id="467" w:author="JOEL ALEJANDRO PARRA MARANON" w:date="2025-12-07T21:04:00Z" w16du:dateUtc="2025-12-08T02:04:00Z">
            <w:rPr/>
          </w:rPrChange>
        </w:rPr>
      </w:pPr>
    </w:p>
    <w:p w14:paraId="1E8B77AC" w14:textId="77777777" w:rsidR="008B749E" w:rsidRPr="00065FC0" w:rsidRDefault="008B749E" w:rsidP="00751D39">
      <w:pPr>
        <w:rPr>
          <w:rFonts w:ascii="Arial" w:hAnsi="Arial" w:cs="Arial"/>
          <w:rPrChange w:id="468" w:author="JOEL ALEJANDRO PARRA MARANON" w:date="2025-12-07T21:04:00Z" w16du:dateUtc="2025-12-08T02:04:00Z">
            <w:rPr/>
          </w:rPrChange>
        </w:rPr>
      </w:pPr>
    </w:p>
    <w:p w14:paraId="5766B895" w14:textId="77777777" w:rsidR="008B749E" w:rsidRPr="00065FC0" w:rsidRDefault="008B749E" w:rsidP="00751D39">
      <w:pPr>
        <w:rPr>
          <w:rFonts w:ascii="Arial" w:hAnsi="Arial" w:cs="Arial"/>
          <w:rPrChange w:id="469" w:author="JOEL ALEJANDRO PARRA MARANON" w:date="2025-12-07T21:04:00Z" w16du:dateUtc="2025-12-08T02:04:00Z">
            <w:rPr/>
          </w:rPrChange>
        </w:rPr>
      </w:pPr>
    </w:p>
    <w:p w14:paraId="629486BA" w14:textId="27D4FB05" w:rsidR="00317495" w:rsidRPr="00065FC0" w:rsidRDefault="00751D39" w:rsidP="00317495">
      <w:pPr>
        <w:pStyle w:val="Ttulo3"/>
      </w:pPr>
      <w:r w:rsidRPr="00065FC0">
        <w:rPr>
          <w:noProof/>
        </w:rPr>
        <w:lastRenderedPageBreak/>
        <w:t xml:space="preserve">  </w:t>
      </w:r>
      <w:bookmarkStart w:id="470" w:name="_Toc216033959"/>
      <w:r w:rsidR="00317495" w:rsidRPr="00065FC0">
        <w:t xml:space="preserve">Sprint 4. </w:t>
      </w:r>
      <w:r w:rsidR="005B7A01" w:rsidRPr="00065FC0">
        <w:t>Notificaciones y comunicados</w:t>
      </w:r>
      <w:bookmarkEnd w:id="470"/>
    </w:p>
    <w:p w14:paraId="7701823B" w14:textId="77777777" w:rsidR="00317495" w:rsidRPr="00065FC0" w:rsidRDefault="00317495" w:rsidP="00317495">
      <w:pPr>
        <w:rPr>
          <w:rFonts w:ascii="Arial" w:hAnsi="Arial" w:cs="Arial"/>
          <w:rPrChange w:id="471" w:author="JOEL ALEJANDRO PARRA MARANON" w:date="2025-12-07T21:04:00Z" w16du:dateUtc="2025-12-08T02:04:00Z">
            <w:rPr/>
          </w:rPrChange>
        </w:rPr>
      </w:pPr>
    </w:p>
    <w:p w14:paraId="0FEE0A85" w14:textId="77777777" w:rsidR="00317495" w:rsidRPr="00065FC0" w:rsidRDefault="00317495" w:rsidP="00317495">
      <w:pPr>
        <w:rPr>
          <w:rFonts w:ascii="Arial" w:hAnsi="Arial" w:cs="Arial"/>
          <w:rPrChange w:id="472" w:author="JOEL ALEJANDRO PARRA MARANON" w:date="2025-12-07T21:04:00Z" w16du:dateUtc="2025-12-08T02:04:00Z">
            <w:rPr/>
          </w:rPrChange>
        </w:rPr>
      </w:pPr>
    </w:p>
    <w:tbl>
      <w:tblPr>
        <w:tblW w:w="892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457"/>
        <w:gridCol w:w="850"/>
        <w:gridCol w:w="2073"/>
        <w:gridCol w:w="1110"/>
        <w:gridCol w:w="1470"/>
        <w:gridCol w:w="1301"/>
      </w:tblGrid>
      <w:tr w:rsidR="00317495" w:rsidRPr="00065FC0" w14:paraId="25DCDCE3" w14:textId="77777777" w:rsidTr="0BEEBD15">
        <w:trPr>
          <w:trHeight w:val="300"/>
        </w:trPr>
        <w:tc>
          <w:tcPr>
            <w:tcW w:w="660" w:type="dxa"/>
            <w:vAlign w:val="center"/>
          </w:tcPr>
          <w:p w14:paraId="3A16582C"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ID</w:t>
            </w:r>
          </w:p>
        </w:tc>
        <w:tc>
          <w:tcPr>
            <w:tcW w:w="1457" w:type="dxa"/>
            <w:vAlign w:val="center"/>
          </w:tcPr>
          <w:p w14:paraId="0641713F"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Tarea</w:t>
            </w:r>
          </w:p>
        </w:tc>
        <w:tc>
          <w:tcPr>
            <w:tcW w:w="850" w:type="dxa"/>
            <w:vAlign w:val="center"/>
          </w:tcPr>
          <w:p w14:paraId="17A22886"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Historias de Usuario</w:t>
            </w:r>
          </w:p>
        </w:tc>
        <w:tc>
          <w:tcPr>
            <w:tcW w:w="2073" w:type="dxa"/>
            <w:vAlign w:val="center"/>
          </w:tcPr>
          <w:p w14:paraId="42F95DB8"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738D28CB"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0962E27E"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Responsable</w:t>
            </w:r>
          </w:p>
        </w:tc>
        <w:tc>
          <w:tcPr>
            <w:tcW w:w="1301" w:type="dxa"/>
            <w:vAlign w:val="center"/>
          </w:tcPr>
          <w:p w14:paraId="3197C13C"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Estado</w:t>
            </w:r>
          </w:p>
        </w:tc>
      </w:tr>
      <w:tr w:rsidR="00317495" w:rsidRPr="00065FC0" w14:paraId="4B0C9919" w14:textId="77777777" w:rsidTr="0BEEBD15">
        <w:trPr>
          <w:trHeight w:val="300"/>
        </w:trPr>
        <w:tc>
          <w:tcPr>
            <w:tcW w:w="660" w:type="dxa"/>
            <w:vAlign w:val="center"/>
          </w:tcPr>
          <w:p w14:paraId="2512ABE3" w14:textId="464EDCB1" w:rsidR="00317495" w:rsidRPr="00065FC0" w:rsidRDefault="00317495" w:rsidP="00DA4D2F">
            <w:pPr>
              <w:spacing w:after="0"/>
              <w:rPr>
                <w:rFonts w:ascii="Arial" w:eastAsia="Arial" w:hAnsi="Arial" w:cs="Arial"/>
              </w:rPr>
            </w:pPr>
            <w:r w:rsidRPr="00065FC0">
              <w:rPr>
                <w:rFonts w:ascii="Arial" w:eastAsia="Arial" w:hAnsi="Arial" w:cs="Arial"/>
              </w:rPr>
              <w:t>SB00</w:t>
            </w:r>
            <w:r w:rsidR="00DC6EE9" w:rsidRPr="00065FC0">
              <w:rPr>
                <w:rFonts w:ascii="Arial" w:eastAsia="Arial" w:hAnsi="Arial" w:cs="Arial"/>
              </w:rPr>
              <w:t>4</w:t>
            </w:r>
          </w:p>
        </w:tc>
        <w:tc>
          <w:tcPr>
            <w:tcW w:w="1457" w:type="dxa"/>
            <w:vAlign w:val="center"/>
          </w:tcPr>
          <w:p w14:paraId="5858D883" w14:textId="77777777" w:rsidR="00317495" w:rsidRPr="00065FC0" w:rsidRDefault="00317495" w:rsidP="00DA4D2F">
            <w:pPr>
              <w:spacing w:after="0"/>
              <w:rPr>
                <w:rFonts w:ascii="Arial" w:eastAsia="Arial" w:hAnsi="Arial" w:cs="Arial"/>
              </w:rPr>
            </w:pPr>
            <w:r w:rsidRPr="00065FC0">
              <w:rPr>
                <w:rFonts w:ascii="Arial" w:eastAsia="Arial" w:hAnsi="Arial" w:cs="Arial"/>
              </w:rPr>
              <w:t>Gestión de estudiantes y notas (Docente)</w:t>
            </w:r>
          </w:p>
        </w:tc>
        <w:tc>
          <w:tcPr>
            <w:tcW w:w="850" w:type="dxa"/>
            <w:vAlign w:val="center"/>
          </w:tcPr>
          <w:p w14:paraId="63770A81" w14:textId="7F958DCD" w:rsidR="00317495" w:rsidRPr="00065FC0" w:rsidRDefault="00B1020B" w:rsidP="00DA4D2F">
            <w:pPr>
              <w:spacing w:after="0"/>
              <w:rPr>
                <w:rFonts w:ascii="Arial" w:eastAsia="Arial" w:hAnsi="Arial" w:cs="Arial"/>
              </w:rPr>
            </w:pPr>
            <w:r w:rsidRPr="00065FC0">
              <w:rPr>
                <w:rFonts w:ascii="Arial" w:eastAsia="Arial" w:hAnsi="Arial" w:cs="Arial"/>
                <w:lang w:val="en-US"/>
              </w:rPr>
              <w:t>HU07, HU08</w:t>
            </w:r>
          </w:p>
        </w:tc>
        <w:tc>
          <w:tcPr>
            <w:tcW w:w="2073" w:type="dxa"/>
            <w:vAlign w:val="center"/>
          </w:tcPr>
          <w:p w14:paraId="68DAECCC" w14:textId="18FB1A1D" w:rsidR="00317495" w:rsidRPr="00065FC0" w:rsidRDefault="00DC6EE9" w:rsidP="00DA4D2F">
            <w:pPr>
              <w:spacing w:after="0"/>
              <w:rPr>
                <w:rFonts w:ascii="Arial" w:eastAsia="Arial" w:hAnsi="Arial" w:cs="Arial"/>
              </w:rPr>
            </w:pPr>
            <w:r w:rsidRPr="00065FC0">
              <w:rPr>
                <w:rFonts w:ascii="Arial" w:eastAsia="Arial" w:hAnsi="Arial" w:cs="Arial"/>
              </w:rPr>
              <w:t xml:space="preserve">Configurar notificaciones </w:t>
            </w:r>
            <w:proofErr w:type="spellStart"/>
            <w:r w:rsidRPr="00065FC0">
              <w:rPr>
                <w:rFonts w:ascii="Arial" w:eastAsia="Arial" w:hAnsi="Arial" w:cs="Arial"/>
              </w:rPr>
              <w:t>push</w:t>
            </w:r>
            <w:proofErr w:type="spellEnd"/>
            <w:r w:rsidRPr="00065FC0">
              <w:rPr>
                <w:rFonts w:ascii="Arial" w:eastAsia="Arial" w:hAnsi="Arial" w:cs="Arial"/>
              </w:rPr>
              <w:t>; Crear pantalla de comunicados y actividades institucionales</w:t>
            </w:r>
          </w:p>
        </w:tc>
        <w:tc>
          <w:tcPr>
            <w:tcW w:w="1110" w:type="dxa"/>
            <w:vAlign w:val="center"/>
          </w:tcPr>
          <w:p w14:paraId="31BB4A91" w14:textId="77777777" w:rsidR="00317495" w:rsidRPr="00065FC0" w:rsidRDefault="00317495" w:rsidP="00DA4D2F">
            <w:pPr>
              <w:spacing w:after="0"/>
              <w:rPr>
                <w:rFonts w:ascii="Arial" w:eastAsia="Arial" w:hAnsi="Arial" w:cs="Arial"/>
              </w:rPr>
            </w:pPr>
            <w:r w:rsidRPr="00065FC0">
              <w:rPr>
                <w:rFonts w:ascii="Arial" w:eastAsia="Arial" w:hAnsi="Arial" w:cs="Arial"/>
              </w:rPr>
              <w:t>50H</w:t>
            </w:r>
          </w:p>
        </w:tc>
        <w:tc>
          <w:tcPr>
            <w:tcW w:w="1470" w:type="dxa"/>
            <w:vAlign w:val="center"/>
          </w:tcPr>
          <w:p w14:paraId="79286B33" w14:textId="77777777" w:rsidR="00317495" w:rsidRPr="00065FC0" w:rsidRDefault="00317495" w:rsidP="00DA4D2F">
            <w:pPr>
              <w:spacing w:after="0"/>
              <w:rPr>
                <w:rFonts w:ascii="Arial" w:eastAsia="Arial" w:hAnsi="Arial" w:cs="Arial"/>
              </w:rPr>
            </w:pPr>
            <w:r w:rsidRPr="00065FC0">
              <w:rPr>
                <w:rFonts w:ascii="Arial" w:eastAsia="Arial" w:hAnsi="Arial" w:cs="Arial"/>
              </w:rPr>
              <w:t>Joel Parra</w:t>
            </w:r>
          </w:p>
        </w:tc>
        <w:tc>
          <w:tcPr>
            <w:tcW w:w="1301" w:type="dxa"/>
            <w:vAlign w:val="center"/>
          </w:tcPr>
          <w:p w14:paraId="1EA56B28" w14:textId="77777777" w:rsidR="00317495" w:rsidRPr="00065FC0" w:rsidRDefault="00317495" w:rsidP="00DA4D2F">
            <w:pPr>
              <w:spacing w:after="0"/>
              <w:rPr>
                <w:rFonts w:ascii="Arial" w:eastAsia="Arial" w:hAnsi="Arial" w:cs="Arial"/>
              </w:rPr>
            </w:pPr>
            <w:r w:rsidRPr="00065FC0">
              <w:rPr>
                <w:rFonts w:ascii="Arial" w:eastAsia="Arial" w:hAnsi="Arial" w:cs="Arial"/>
              </w:rPr>
              <w:t>Completo</w:t>
            </w:r>
          </w:p>
        </w:tc>
      </w:tr>
    </w:tbl>
    <w:p w14:paraId="3D5A3D6F" w14:textId="77777777" w:rsidR="00317495" w:rsidRPr="00065FC0" w:rsidRDefault="00317495" w:rsidP="00317495">
      <w:pPr>
        <w:rPr>
          <w:rFonts w:ascii="Arial" w:hAnsi="Arial" w:cs="Arial"/>
          <w:rPrChange w:id="473" w:author="JOEL ALEJANDRO PARRA MARANON" w:date="2025-12-07T21:04:00Z" w16du:dateUtc="2025-12-08T02:04:00Z">
            <w:rPr/>
          </w:rPrChange>
        </w:rPr>
      </w:pPr>
    </w:p>
    <w:p w14:paraId="07E5D78F" w14:textId="7E87EC40" w:rsidR="00F55D2B" w:rsidRPr="00065FC0" w:rsidRDefault="00317495" w:rsidP="00F55D2B">
      <w:pPr>
        <w:pStyle w:val="Texto"/>
        <w:rPr>
          <w:rFonts w:eastAsia="Arial"/>
          <w:b/>
          <w:bCs/>
          <w:rPrChange w:id="474" w:author="JOEL ALEJANDRO PARRA MARANON" w:date="2025-12-07T21:04:00Z" w16du:dateUtc="2025-12-08T02:04:00Z">
            <w:rPr>
              <w:b/>
              <w:bCs/>
            </w:rPr>
          </w:rPrChange>
        </w:rPr>
      </w:pPr>
      <w:r w:rsidRPr="00065FC0">
        <w:rPr>
          <w:b/>
          <w:bCs/>
        </w:rPr>
        <w:t>Detalle</w:t>
      </w:r>
    </w:p>
    <w:p w14:paraId="3E65B221" w14:textId="77777777" w:rsidR="00975700" w:rsidRPr="00065FC0" w:rsidRDefault="00975700" w:rsidP="00975700">
      <w:pPr>
        <w:pStyle w:val="Texto"/>
      </w:pPr>
      <w:r w:rsidRPr="00065FC0">
        <w:t>En este sprint se desarrolla el módulo de notificaciones y comunicados, orientado a todos los perfiles de usuario (administrador, docente, estudiante y padre de familia). El objetivo principal es permitir la visualización de avisos institucionales, actividades académicas y mensajes enviados desde la plataforma web.</w:t>
      </w:r>
    </w:p>
    <w:p w14:paraId="5E6F7514" w14:textId="77777777" w:rsidR="00975700" w:rsidRPr="00065FC0" w:rsidRDefault="00975700" w:rsidP="00975700">
      <w:pPr>
        <w:pStyle w:val="Texto"/>
      </w:pPr>
      <w:r w:rsidRPr="00065FC0">
        <w:t xml:space="preserve">El desarrollo se lleva a cabo utilizando </w:t>
      </w:r>
      <w:proofErr w:type="spellStart"/>
      <w:r w:rsidRPr="00065FC0">
        <w:t>Ionic</w:t>
      </w:r>
      <w:proofErr w:type="spellEnd"/>
      <w:r w:rsidRPr="00065FC0">
        <w:t xml:space="preserve"> + Angular, siguiendo la arquitectura </w:t>
      </w:r>
      <w:proofErr w:type="spellStart"/>
      <w:r w:rsidRPr="00065FC0">
        <w:t>standalone</w:t>
      </w:r>
      <w:proofErr w:type="spellEnd"/>
      <w:r w:rsidRPr="00065FC0">
        <w:t xml:space="preserve"> y manteniendo la coherencia con los componentes existentes de la aplicación.</w:t>
      </w:r>
    </w:p>
    <w:p w14:paraId="74EB58FA" w14:textId="77777777" w:rsidR="00975700" w:rsidRPr="00065FC0" w:rsidRDefault="00975700" w:rsidP="00975700">
      <w:pPr>
        <w:pStyle w:val="Texto"/>
      </w:pPr>
      <w:r w:rsidRPr="00065FC0">
        <w:t>El módulo está compuesto por dos secciones principales:</w:t>
      </w:r>
    </w:p>
    <w:p w14:paraId="03C1716D" w14:textId="77777777" w:rsidR="00975700" w:rsidRPr="00065FC0" w:rsidRDefault="00975700" w:rsidP="00975700">
      <w:pPr>
        <w:pStyle w:val="Texto"/>
      </w:pPr>
      <w:r w:rsidRPr="00065FC0">
        <w:t>Comunicados institucionales: muestra los anuncios generales emitidos por la institución educativa, organizados por fecha y categoría.</w:t>
      </w:r>
    </w:p>
    <w:p w14:paraId="2F2906CA" w14:textId="77777777" w:rsidR="00975700" w:rsidRPr="00065FC0" w:rsidRDefault="00975700" w:rsidP="00975700">
      <w:pPr>
        <w:pStyle w:val="Texto"/>
      </w:pPr>
      <w:r w:rsidRPr="00065FC0">
        <w:t>Notificaciones personales: permite visualizar mensajes o recordatorios específicos dirigidos al usuario autenticado.</w:t>
      </w:r>
    </w:p>
    <w:p w14:paraId="53F642F5" w14:textId="2337C434" w:rsidR="00975700" w:rsidRPr="00065FC0" w:rsidRDefault="00975700" w:rsidP="00975700">
      <w:pPr>
        <w:pStyle w:val="Texto"/>
      </w:pPr>
      <w:r w:rsidRPr="00065FC0">
        <w:t xml:space="preserve">Durante el desarrollo se integra el consumo de los </w:t>
      </w:r>
      <w:proofErr w:type="spellStart"/>
      <w:r w:rsidRPr="00065FC0">
        <w:t>endpoints</w:t>
      </w:r>
      <w:proofErr w:type="spellEnd"/>
      <w:r w:rsidRPr="00065FC0">
        <w:t xml:space="preserve"> REST del sistema web institucional. Además, se implementa la recepción de notificaciones </w:t>
      </w:r>
      <w:proofErr w:type="spellStart"/>
      <w:r w:rsidRPr="00065FC0">
        <w:t>push</w:t>
      </w:r>
      <w:proofErr w:type="spellEnd"/>
      <w:r w:rsidRPr="00065FC0">
        <w:t xml:space="preserve"> utilizando la API de mensajería de </w:t>
      </w:r>
      <w:proofErr w:type="spellStart"/>
      <w:r w:rsidRPr="00065FC0">
        <w:t>Supabase</w:t>
      </w:r>
      <w:proofErr w:type="spellEnd"/>
      <w:r w:rsidRPr="00065FC0">
        <w:t>.</w:t>
      </w:r>
    </w:p>
    <w:p w14:paraId="29738719" w14:textId="77777777" w:rsidR="00975700" w:rsidRPr="00065FC0" w:rsidRDefault="00975700" w:rsidP="00975700">
      <w:pPr>
        <w:pStyle w:val="Texto"/>
      </w:pPr>
      <w:r w:rsidRPr="00065FC0">
        <w:t>Se aplican mecanismos de actualización en tiempo real, manejo de errores de conexión, almacenamiento local de notificaciones y sincronización con el servidor. Se garantiza que la interfaz respete la identidad visual institucional y mantenga una navegación intuitiva.</w:t>
      </w:r>
    </w:p>
    <w:p w14:paraId="5012989B" w14:textId="77777777" w:rsidR="00975700" w:rsidRPr="00065FC0" w:rsidRDefault="00975700" w:rsidP="00975700">
      <w:pPr>
        <w:pStyle w:val="Texto"/>
        <w:rPr>
          <w:b/>
          <w:bCs/>
          <w:rPrChange w:id="475" w:author="JOEL ALEJANDRO PARRA MARANON" w:date="2025-12-07T21:04:00Z" w16du:dateUtc="2025-12-08T02:04:00Z">
            <w:rPr/>
          </w:rPrChange>
        </w:rPr>
      </w:pPr>
      <w:r w:rsidRPr="00065FC0">
        <w:rPr>
          <w:b/>
          <w:bCs/>
        </w:rPr>
        <w:t>Resultado</w:t>
      </w:r>
    </w:p>
    <w:p w14:paraId="747559EE" w14:textId="77777777" w:rsidR="00975700" w:rsidRPr="00065FC0" w:rsidRDefault="00975700" w:rsidP="00975700">
      <w:pPr>
        <w:pStyle w:val="Texto"/>
      </w:pPr>
      <w:r w:rsidRPr="00065FC0">
        <w:lastRenderedPageBreak/>
        <w:t>Como resultado de este sprint se obtiene un módulo funcional y completamente integrado al flujo principal de la aplicación móvil, el cual permite:</w:t>
      </w:r>
    </w:p>
    <w:p w14:paraId="550807AE" w14:textId="77777777" w:rsidR="00975700" w:rsidRPr="00065FC0" w:rsidRDefault="00975700" w:rsidP="00975700">
      <w:pPr>
        <w:pStyle w:val="Texto"/>
      </w:pPr>
      <w:r w:rsidRPr="00065FC0">
        <w:t>• Visualizar comunicados institucionales clasificados por tipo y fecha.</w:t>
      </w:r>
    </w:p>
    <w:p w14:paraId="301B80BE" w14:textId="77777777" w:rsidR="00975700" w:rsidRPr="00065FC0" w:rsidRDefault="00975700" w:rsidP="00975700">
      <w:pPr>
        <w:pStyle w:val="Texto"/>
      </w:pPr>
      <w:r w:rsidRPr="00065FC0">
        <w:t xml:space="preserve">• Recibir notificaciones </w:t>
      </w:r>
      <w:proofErr w:type="spellStart"/>
      <w:r w:rsidRPr="00065FC0">
        <w:t>push</w:t>
      </w:r>
      <w:proofErr w:type="spellEnd"/>
      <w:r w:rsidRPr="00065FC0">
        <w:t xml:space="preserve"> en tiempo real asociadas a actividades académicas o avisos importantes.</w:t>
      </w:r>
    </w:p>
    <w:p w14:paraId="2A26CD65" w14:textId="77777777" w:rsidR="00975700" w:rsidRPr="00065FC0" w:rsidRDefault="00975700" w:rsidP="00975700">
      <w:pPr>
        <w:pStyle w:val="Texto"/>
      </w:pPr>
      <w:r w:rsidRPr="00065FC0">
        <w:t>• Almacenar notificaciones en el dispositivo móvil para su consulta offline.</w:t>
      </w:r>
    </w:p>
    <w:p w14:paraId="2DA26366" w14:textId="77777777" w:rsidR="00975700" w:rsidRPr="00065FC0" w:rsidRDefault="00975700" w:rsidP="00975700">
      <w:pPr>
        <w:pStyle w:val="Texto"/>
      </w:pPr>
      <w:r w:rsidRPr="00065FC0">
        <w:t>• Filtrar mensajes entre comunicados institucionales y personales.</w:t>
      </w:r>
    </w:p>
    <w:p w14:paraId="49CC1360" w14:textId="77777777" w:rsidR="00975700" w:rsidRPr="00065FC0" w:rsidRDefault="00975700" w:rsidP="00975700">
      <w:pPr>
        <w:pStyle w:val="Texto"/>
      </w:pPr>
      <w:r w:rsidRPr="00065FC0">
        <w:t>• Sincronizar los datos de notificaciones con la API web institucional.</w:t>
      </w:r>
    </w:p>
    <w:p w14:paraId="3510231E" w14:textId="77777777" w:rsidR="00975700" w:rsidRDefault="00975700" w:rsidP="00975700">
      <w:pPr>
        <w:pStyle w:val="Texto"/>
        <w:rPr>
          <w:ins w:id="476" w:author="JOEL ALEJANDRO PARRA MARANON" w:date="2025-12-07T21:29:00Z" w16du:dateUtc="2025-12-08T02:29:00Z"/>
        </w:rPr>
      </w:pPr>
      <w:r w:rsidRPr="00065FC0">
        <w:t>Este componente queda disponible para todos los perfiles de usuario autenticados, adaptando la visualización de información según el rol. Su implementación permite mantener una comunicación fluida entre la institución y los usuarios finales, asegurando la entrega oportuna de información relevante y fortaleciendo la interacción entre la comunidad educativa y la aplicación móvil.</w:t>
      </w:r>
    </w:p>
    <w:p w14:paraId="2D642619" w14:textId="156B1107" w:rsidR="00E810F4" w:rsidRPr="00065FC0" w:rsidRDefault="00ED2D8B" w:rsidP="00975700">
      <w:pPr>
        <w:pStyle w:val="Texto"/>
      </w:pPr>
      <w:ins w:id="477" w:author="JOEL ALEJANDRO PARRA MARANON" w:date="2025-12-07T21:30:00Z">
        <w:r w:rsidRPr="00ED2D8B">
          <w:t xml:space="preserve">Como parte de la documentación extendida, se creó un registro de los eventos </w:t>
        </w:r>
        <w:proofErr w:type="spellStart"/>
        <w:r w:rsidRPr="00ED2D8B">
          <w:t>push</w:t>
        </w:r>
        <w:proofErr w:type="spellEnd"/>
        <w:r w:rsidRPr="00ED2D8B">
          <w:t xml:space="preserve"> configurados, detallando los canales, tipos de mensajes y pruebas realizadas con la API de </w:t>
        </w:r>
        <w:proofErr w:type="spellStart"/>
        <w:r w:rsidRPr="00ED2D8B">
          <w:t>Supabase</w:t>
        </w:r>
        <w:proofErr w:type="spellEnd"/>
        <w:r w:rsidRPr="00ED2D8B">
          <w:t>. Asimismo, se documentó la arquitectura del sistema de notificaciones, describiendo cómo se gestionan los mensajes en primer plano, segundo plano y modo inactivo. Se añadieron diagramas de interacción que muestran el flujo desde la generación del comunicado en la web hasta su recepción en la aplicación móvil.</w:t>
        </w:r>
      </w:ins>
    </w:p>
    <w:p w14:paraId="4ADC1CE8" w14:textId="77777777" w:rsidR="00317495" w:rsidRPr="00065FC0" w:rsidRDefault="00317495" w:rsidP="00317495">
      <w:pPr>
        <w:pStyle w:val="Texto"/>
        <w:rPr>
          <w:b/>
          <w:bCs/>
        </w:rPr>
      </w:pPr>
      <w:r w:rsidRPr="00065FC0">
        <w:rPr>
          <w:b/>
          <w:bCs/>
        </w:rPr>
        <w:t>Captura de su implementación</w:t>
      </w:r>
    </w:p>
    <w:p w14:paraId="4FA2B1DC" w14:textId="2B2AEBE5" w:rsidR="00E855C9" w:rsidRPr="00065FC0" w:rsidRDefault="00E855C9" w:rsidP="00317495">
      <w:pPr>
        <w:pStyle w:val="Texto"/>
        <w:rPr>
          <w:b/>
          <w:bCs/>
        </w:rPr>
      </w:pPr>
      <w:r w:rsidRPr="00065FC0">
        <w:rPr>
          <w:noProof/>
        </w:rPr>
        <w:lastRenderedPageBreak/>
        <w:drawing>
          <wp:inline distT="0" distB="0" distL="0" distR="0" wp14:anchorId="56EB6797" wp14:editId="0D3C3B96">
            <wp:extent cx="3381847" cy="6858957"/>
            <wp:effectExtent l="0" t="0" r="9525" b="0"/>
            <wp:docPr id="1800207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07413" name=""/>
                    <pic:cNvPicPr/>
                  </pic:nvPicPr>
                  <pic:blipFill>
                    <a:blip r:embed="rId54"/>
                    <a:stretch>
                      <a:fillRect/>
                    </a:stretch>
                  </pic:blipFill>
                  <pic:spPr>
                    <a:xfrm>
                      <a:off x="0" y="0"/>
                      <a:ext cx="3381847" cy="6858957"/>
                    </a:xfrm>
                    <a:prstGeom prst="rect">
                      <a:avLst/>
                    </a:prstGeom>
                  </pic:spPr>
                </pic:pic>
              </a:graphicData>
            </a:graphic>
          </wp:inline>
        </w:drawing>
      </w:r>
    </w:p>
    <w:p w14:paraId="0188A337" w14:textId="77777777" w:rsidR="00E855C9" w:rsidRPr="00065FC0" w:rsidRDefault="00E855C9" w:rsidP="00317495">
      <w:pPr>
        <w:pStyle w:val="Texto"/>
        <w:rPr>
          <w:b/>
          <w:bCs/>
        </w:rPr>
      </w:pPr>
    </w:p>
    <w:p w14:paraId="36BA89D3" w14:textId="77777777" w:rsidR="00E855C9" w:rsidRPr="00065FC0" w:rsidRDefault="00E855C9" w:rsidP="00317495">
      <w:pPr>
        <w:pStyle w:val="Texto"/>
        <w:rPr>
          <w:b/>
          <w:bCs/>
        </w:rPr>
      </w:pPr>
    </w:p>
    <w:p w14:paraId="2614AA3A" w14:textId="77777777" w:rsidR="00E855C9" w:rsidRPr="00065FC0" w:rsidRDefault="00E855C9" w:rsidP="00317495">
      <w:pPr>
        <w:pStyle w:val="Texto"/>
        <w:rPr>
          <w:b/>
          <w:bCs/>
        </w:rPr>
      </w:pPr>
    </w:p>
    <w:p w14:paraId="2CEE3E88" w14:textId="77777777" w:rsidR="00DC6EE9" w:rsidRPr="00065FC0" w:rsidRDefault="00DC6EE9" w:rsidP="00317495">
      <w:pPr>
        <w:pStyle w:val="Texto"/>
        <w:rPr>
          <w:b/>
          <w:bCs/>
        </w:rPr>
      </w:pPr>
    </w:p>
    <w:p w14:paraId="3CDB2278" w14:textId="77777777" w:rsidR="00DC6EE9" w:rsidRPr="00065FC0" w:rsidRDefault="00DC6EE9" w:rsidP="00317495">
      <w:pPr>
        <w:pStyle w:val="Texto"/>
        <w:rPr>
          <w:b/>
          <w:bCs/>
        </w:rPr>
      </w:pPr>
    </w:p>
    <w:p w14:paraId="74F9BFDE" w14:textId="06437E5E" w:rsidR="00DC6EE9" w:rsidRPr="00065FC0" w:rsidRDefault="00DC6EE9" w:rsidP="00DC6EE9">
      <w:pPr>
        <w:pStyle w:val="Ttulo3"/>
      </w:pPr>
      <w:bookmarkStart w:id="478" w:name="_Toc216033960"/>
      <w:r w:rsidRPr="00065FC0">
        <w:lastRenderedPageBreak/>
        <w:t xml:space="preserve">Sprint </w:t>
      </w:r>
      <w:r w:rsidR="00E403F7" w:rsidRPr="00065FC0">
        <w:t>5</w:t>
      </w:r>
      <w:r w:rsidRPr="00065FC0">
        <w:t xml:space="preserve">. </w:t>
      </w:r>
      <w:r w:rsidR="00E403F7" w:rsidRPr="00065FC0">
        <w:t>Pruebas y despliegue</w:t>
      </w:r>
      <w:bookmarkEnd w:id="478"/>
    </w:p>
    <w:p w14:paraId="2C429160" w14:textId="77777777" w:rsidR="00DC6EE9" w:rsidRPr="00065FC0" w:rsidRDefault="00DC6EE9" w:rsidP="00DC6EE9">
      <w:pPr>
        <w:rPr>
          <w:rFonts w:ascii="Arial" w:hAnsi="Arial" w:cs="Arial"/>
          <w:rPrChange w:id="479" w:author="JOEL ALEJANDRO PARRA MARANON" w:date="2025-12-07T21:04:00Z" w16du:dateUtc="2025-12-08T02:04:00Z">
            <w:rPr/>
          </w:rPrChange>
        </w:rPr>
      </w:pPr>
    </w:p>
    <w:p w14:paraId="10CFCEBE" w14:textId="77777777" w:rsidR="00DC6EE9" w:rsidRPr="00065FC0" w:rsidRDefault="00DC6EE9" w:rsidP="00DC6EE9">
      <w:pPr>
        <w:rPr>
          <w:rFonts w:ascii="Arial" w:hAnsi="Arial" w:cs="Arial"/>
          <w:rPrChange w:id="480" w:author="JOEL ALEJANDRO PARRA MARANON" w:date="2025-12-07T21:04:00Z" w16du:dateUtc="2025-12-08T02:04:00Z">
            <w:rPr/>
          </w:rPrChange>
        </w:rPr>
      </w:pPr>
    </w:p>
    <w:tbl>
      <w:tblPr>
        <w:tblW w:w="892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457"/>
        <w:gridCol w:w="850"/>
        <w:gridCol w:w="2073"/>
        <w:gridCol w:w="1110"/>
        <w:gridCol w:w="1470"/>
        <w:gridCol w:w="1301"/>
      </w:tblGrid>
      <w:tr w:rsidR="00DC6EE9" w:rsidRPr="00065FC0" w14:paraId="14FB014C" w14:textId="77777777" w:rsidTr="0BEEBD15">
        <w:trPr>
          <w:trHeight w:val="300"/>
        </w:trPr>
        <w:tc>
          <w:tcPr>
            <w:tcW w:w="660" w:type="dxa"/>
            <w:vAlign w:val="center"/>
          </w:tcPr>
          <w:p w14:paraId="0F3B11B7"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ID</w:t>
            </w:r>
          </w:p>
        </w:tc>
        <w:tc>
          <w:tcPr>
            <w:tcW w:w="1457" w:type="dxa"/>
            <w:vAlign w:val="center"/>
          </w:tcPr>
          <w:p w14:paraId="68233FEB"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Tarea</w:t>
            </w:r>
          </w:p>
        </w:tc>
        <w:tc>
          <w:tcPr>
            <w:tcW w:w="850" w:type="dxa"/>
            <w:vAlign w:val="center"/>
          </w:tcPr>
          <w:p w14:paraId="2B57FB2E"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Historias de Usuario</w:t>
            </w:r>
          </w:p>
        </w:tc>
        <w:tc>
          <w:tcPr>
            <w:tcW w:w="2073" w:type="dxa"/>
            <w:vAlign w:val="center"/>
          </w:tcPr>
          <w:p w14:paraId="694BE142"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1F0DA11B"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68EA5383"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Responsable</w:t>
            </w:r>
          </w:p>
        </w:tc>
        <w:tc>
          <w:tcPr>
            <w:tcW w:w="1301" w:type="dxa"/>
            <w:vAlign w:val="center"/>
          </w:tcPr>
          <w:p w14:paraId="0092A61B"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Estado</w:t>
            </w:r>
          </w:p>
        </w:tc>
      </w:tr>
      <w:tr w:rsidR="00DC6EE9" w:rsidRPr="00065FC0" w14:paraId="67FFB3C0" w14:textId="77777777" w:rsidTr="0BEEBD15">
        <w:trPr>
          <w:trHeight w:val="300"/>
        </w:trPr>
        <w:tc>
          <w:tcPr>
            <w:tcW w:w="660" w:type="dxa"/>
            <w:vAlign w:val="center"/>
          </w:tcPr>
          <w:p w14:paraId="7C6D8FE2" w14:textId="68E9D231" w:rsidR="00DC6EE9" w:rsidRPr="00065FC0" w:rsidRDefault="00DC6EE9" w:rsidP="00DA4D2F">
            <w:pPr>
              <w:spacing w:after="0"/>
              <w:rPr>
                <w:rFonts w:ascii="Arial" w:eastAsia="Arial" w:hAnsi="Arial" w:cs="Arial"/>
              </w:rPr>
            </w:pPr>
            <w:r w:rsidRPr="00065FC0">
              <w:rPr>
                <w:rFonts w:ascii="Arial" w:eastAsia="Arial" w:hAnsi="Arial" w:cs="Arial"/>
              </w:rPr>
              <w:t>SB005</w:t>
            </w:r>
          </w:p>
        </w:tc>
        <w:tc>
          <w:tcPr>
            <w:tcW w:w="1457" w:type="dxa"/>
            <w:vAlign w:val="center"/>
          </w:tcPr>
          <w:p w14:paraId="1235BD30" w14:textId="77777777" w:rsidR="00DC6EE9" w:rsidRPr="00065FC0" w:rsidRDefault="00DC6EE9" w:rsidP="00DA4D2F">
            <w:pPr>
              <w:spacing w:after="0"/>
              <w:rPr>
                <w:rFonts w:ascii="Arial" w:eastAsia="Arial" w:hAnsi="Arial" w:cs="Arial"/>
              </w:rPr>
            </w:pPr>
            <w:r w:rsidRPr="00065FC0">
              <w:rPr>
                <w:rFonts w:ascii="Arial" w:eastAsia="Arial" w:hAnsi="Arial" w:cs="Arial"/>
              </w:rPr>
              <w:t>Gestión de estudiantes y notas (Docente)</w:t>
            </w:r>
          </w:p>
        </w:tc>
        <w:tc>
          <w:tcPr>
            <w:tcW w:w="850" w:type="dxa"/>
            <w:vAlign w:val="center"/>
          </w:tcPr>
          <w:p w14:paraId="32A7A1D8" w14:textId="59DCD322" w:rsidR="00DC6EE9" w:rsidRPr="00065FC0" w:rsidRDefault="00136995" w:rsidP="00DA4D2F">
            <w:pPr>
              <w:spacing w:after="0"/>
              <w:rPr>
                <w:rFonts w:ascii="Arial" w:eastAsia="Arial" w:hAnsi="Arial" w:cs="Arial"/>
              </w:rPr>
            </w:pPr>
            <w:r w:rsidRPr="00065FC0">
              <w:rPr>
                <w:rFonts w:ascii="Arial" w:eastAsia="Arial" w:hAnsi="Arial" w:cs="Arial"/>
                <w:lang w:val="en-US"/>
              </w:rPr>
              <w:t>-</w:t>
            </w:r>
          </w:p>
        </w:tc>
        <w:tc>
          <w:tcPr>
            <w:tcW w:w="2073" w:type="dxa"/>
            <w:vAlign w:val="center"/>
          </w:tcPr>
          <w:p w14:paraId="63F8B947" w14:textId="0F54E9C2" w:rsidR="00DC6EE9" w:rsidRPr="00065FC0" w:rsidRDefault="00136995" w:rsidP="00DA4D2F">
            <w:pPr>
              <w:spacing w:after="0"/>
              <w:rPr>
                <w:rFonts w:ascii="Arial" w:eastAsia="Arial" w:hAnsi="Arial" w:cs="Arial"/>
              </w:rPr>
            </w:pPr>
            <w:r w:rsidRPr="00065FC0">
              <w:rPr>
                <w:rFonts w:ascii="Arial" w:eastAsia="Arial" w:hAnsi="Arial" w:cs="Arial"/>
              </w:rPr>
              <w:t>Pruebas de compatibilidad; Pruebas de aceptación; Pruebas de rendimiento; Despliegue de la app móvil; Documentación del proyecto y anexos</w:t>
            </w:r>
          </w:p>
        </w:tc>
        <w:tc>
          <w:tcPr>
            <w:tcW w:w="1110" w:type="dxa"/>
            <w:vAlign w:val="center"/>
          </w:tcPr>
          <w:p w14:paraId="57E8C284" w14:textId="3ABE6B81" w:rsidR="00DC6EE9" w:rsidRPr="00065FC0" w:rsidRDefault="00136995" w:rsidP="00DA4D2F">
            <w:pPr>
              <w:spacing w:after="0"/>
              <w:rPr>
                <w:rFonts w:ascii="Arial" w:eastAsia="Arial" w:hAnsi="Arial" w:cs="Arial"/>
              </w:rPr>
            </w:pPr>
            <w:r w:rsidRPr="00065FC0">
              <w:rPr>
                <w:rFonts w:ascii="Arial" w:eastAsia="Arial" w:hAnsi="Arial" w:cs="Arial"/>
              </w:rPr>
              <w:t>4</w:t>
            </w:r>
            <w:r w:rsidR="00DC6EE9" w:rsidRPr="00065FC0">
              <w:rPr>
                <w:rFonts w:ascii="Arial" w:eastAsia="Arial" w:hAnsi="Arial" w:cs="Arial"/>
              </w:rPr>
              <w:t>0H</w:t>
            </w:r>
          </w:p>
        </w:tc>
        <w:tc>
          <w:tcPr>
            <w:tcW w:w="1470" w:type="dxa"/>
            <w:vAlign w:val="center"/>
          </w:tcPr>
          <w:p w14:paraId="177B271C" w14:textId="77777777" w:rsidR="00DC6EE9" w:rsidRPr="00065FC0" w:rsidRDefault="00DC6EE9" w:rsidP="00DA4D2F">
            <w:pPr>
              <w:spacing w:after="0"/>
              <w:rPr>
                <w:rFonts w:ascii="Arial" w:eastAsia="Arial" w:hAnsi="Arial" w:cs="Arial"/>
              </w:rPr>
            </w:pPr>
            <w:r w:rsidRPr="00065FC0">
              <w:rPr>
                <w:rFonts w:ascii="Arial" w:eastAsia="Arial" w:hAnsi="Arial" w:cs="Arial"/>
              </w:rPr>
              <w:t>Joel Parra</w:t>
            </w:r>
          </w:p>
        </w:tc>
        <w:tc>
          <w:tcPr>
            <w:tcW w:w="1301" w:type="dxa"/>
            <w:vAlign w:val="center"/>
          </w:tcPr>
          <w:p w14:paraId="6A9818E3" w14:textId="77777777" w:rsidR="00DC6EE9" w:rsidRPr="00065FC0" w:rsidRDefault="00DC6EE9" w:rsidP="00DA4D2F">
            <w:pPr>
              <w:spacing w:after="0"/>
              <w:rPr>
                <w:rFonts w:ascii="Arial" w:eastAsia="Arial" w:hAnsi="Arial" w:cs="Arial"/>
              </w:rPr>
            </w:pPr>
            <w:r w:rsidRPr="00065FC0">
              <w:rPr>
                <w:rFonts w:ascii="Arial" w:eastAsia="Arial" w:hAnsi="Arial" w:cs="Arial"/>
              </w:rPr>
              <w:t>Completo</w:t>
            </w:r>
          </w:p>
        </w:tc>
      </w:tr>
    </w:tbl>
    <w:p w14:paraId="579FAD2E" w14:textId="77777777" w:rsidR="00DC6EE9" w:rsidRPr="00065FC0" w:rsidRDefault="00DC6EE9" w:rsidP="00DC6EE9">
      <w:pPr>
        <w:rPr>
          <w:rFonts w:ascii="Arial" w:hAnsi="Arial" w:cs="Arial"/>
          <w:rPrChange w:id="481" w:author="JOEL ALEJANDRO PARRA MARANON" w:date="2025-12-07T21:04:00Z" w16du:dateUtc="2025-12-08T02:04:00Z">
            <w:rPr/>
          </w:rPrChange>
        </w:rPr>
      </w:pPr>
    </w:p>
    <w:p w14:paraId="0C397982" w14:textId="77777777" w:rsidR="00D3179A" w:rsidRPr="00065FC0" w:rsidRDefault="00D3179A" w:rsidP="00D3179A">
      <w:pPr>
        <w:pStyle w:val="Texto"/>
        <w:rPr>
          <w:b/>
          <w:bCs/>
        </w:rPr>
      </w:pPr>
      <w:r w:rsidRPr="00065FC0">
        <w:rPr>
          <w:b/>
          <w:bCs/>
        </w:rPr>
        <w:t>Detalle</w:t>
      </w:r>
    </w:p>
    <w:p w14:paraId="393C4273" w14:textId="77777777" w:rsidR="009029D6" w:rsidRPr="00065FC0" w:rsidRDefault="009029D6" w:rsidP="009029D6">
      <w:pPr>
        <w:pStyle w:val="Texto"/>
      </w:pPr>
      <w:r w:rsidRPr="00065FC0">
        <w:t xml:space="preserve">En este sprint se realizan las actividades correspondientes a la fase de pruebas, optimización y despliegue final de la aplicación móvil desarrollada. El objetivo es verificar la funcionalidad, estabilidad y compatibilidad de todos los módulos implementados durante los </w:t>
      </w:r>
      <w:proofErr w:type="spellStart"/>
      <w:r w:rsidRPr="00065FC0">
        <w:t>sprints</w:t>
      </w:r>
      <w:proofErr w:type="spellEnd"/>
      <w:r w:rsidRPr="00065FC0">
        <w:t xml:space="preserve"> anteriores, así como preparar la aplicación para su publicación y uso institucional.</w:t>
      </w:r>
    </w:p>
    <w:p w14:paraId="57CE0B1F" w14:textId="77777777" w:rsidR="009029D6" w:rsidRPr="00065FC0" w:rsidRDefault="009029D6" w:rsidP="009029D6">
      <w:pPr>
        <w:pStyle w:val="Texto"/>
      </w:pPr>
      <w:r w:rsidRPr="00065FC0">
        <w:t>Se llevan a cabo distintos tipos de pruebas:</w:t>
      </w:r>
    </w:p>
    <w:p w14:paraId="168D79D5" w14:textId="77777777" w:rsidR="009029D6" w:rsidRPr="00065FC0" w:rsidRDefault="009029D6" w:rsidP="009029D6">
      <w:pPr>
        <w:pStyle w:val="Texto"/>
      </w:pPr>
      <w:r w:rsidRPr="00065FC0">
        <w:t>• Pruebas de compatibilidad: ejecución de la aplicación en diferentes versiones de Android y dispositivos de distintos fabricantes para asegurar su correcto funcionamiento.</w:t>
      </w:r>
    </w:p>
    <w:p w14:paraId="4C87A47D" w14:textId="77777777" w:rsidR="009029D6" w:rsidRPr="00065FC0" w:rsidRDefault="009029D6" w:rsidP="009029D6">
      <w:pPr>
        <w:pStyle w:val="Texto"/>
      </w:pPr>
      <w:r w:rsidRPr="00065FC0">
        <w:t>• Pruebas de aceptación: validación funcional del sistema por parte de los usuarios finales (docentes, padres de familia y estudiantes) para confirmar el cumplimiento de los requerimientos definidos en las historias de usuario.</w:t>
      </w:r>
    </w:p>
    <w:p w14:paraId="0ABE2D86" w14:textId="77777777" w:rsidR="009029D6" w:rsidRPr="00065FC0" w:rsidRDefault="009029D6" w:rsidP="009029D6">
      <w:pPr>
        <w:pStyle w:val="Texto"/>
      </w:pPr>
      <w:r w:rsidRPr="00065FC0">
        <w:t>• Pruebas de rendimiento: medición de tiempos de respuesta, carga de datos y consumo de recursos para optimizar la experiencia del usuario.</w:t>
      </w:r>
    </w:p>
    <w:p w14:paraId="3CE5268D" w14:textId="77777777" w:rsidR="009029D6" w:rsidRPr="00065FC0" w:rsidRDefault="009029D6" w:rsidP="009029D6">
      <w:pPr>
        <w:pStyle w:val="Texto"/>
      </w:pPr>
      <w:r w:rsidRPr="00065FC0">
        <w:t xml:space="preserve">• Pruebas de integración: verificación de la comunicación entre la aplicación móvil y el </w:t>
      </w:r>
      <w:proofErr w:type="spellStart"/>
      <w:r w:rsidRPr="00065FC0">
        <w:t>backend</w:t>
      </w:r>
      <w:proofErr w:type="spellEnd"/>
      <w:r w:rsidRPr="00065FC0">
        <w:t xml:space="preserve"> institucional.</w:t>
      </w:r>
    </w:p>
    <w:p w14:paraId="3E04C3E4" w14:textId="3E747784" w:rsidR="009029D6" w:rsidRDefault="009029D6" w:rsidP="009029D6">
      <w:pPr>
        <w:pStyle w:val="Texto"/>
        <w:rPr>
          <w:ins w:id="482" w:author="JOEL ALEJANDRO PARRA MARANON" w:date="2025-12-07T21:30:00Z" w16du:dateUtc="2025-12-08T02:30:00Z"/>
        </w:rPr>
      </w:pPr>
      <w:r w:rsidRPr="00065FC0">
        <w:lastRenderedPageBreak/>
        <w:t>Adicionalmente, se realizan tareas de documentación técnica, generación del archivo APK de instalación y configuración del entorno para desplegar los recursos del proyecto. También se elaboran los anexos técnicos que describen la arquitectura, las interfaces desarrolladas y el proceso de integración continua.</w:t>
      </w:r>
    </w:p>
    <w:p w14:paraId="4234B5A1" w14:textId="3F2B7FE6" w:rsidR="00ED2D8B" w:rsidRPr="00065FC0" w:rsidRDefault="00ED2D8B" w:rsidP="009029D6">
      <w:pPr>
        <w:pStyle w:val="Texto"/>
      </w:pPr>
      <w:ins w:id="483" w:author="JOEL ALEJANDRO PARRA MARANON" w:date="2025-12-07T21:30:00Z">
        <w:r w:rsidRPr="00ED2D8B">
          <w:t xml:space="preserve">Además de los resultados obtenidos, se elaboró un informe de pruebas detallado que incluye matrices de casos de prueba, criterios de aceptación, resultados esperados y errores corregidos durante el proceso. Se dejó documentado el procedimiento completo para la generación, firma y despliegue del APK, incluyendo configuraciones específicas de Capacitor y Android Studio. Finalmente, se consolidaron todos los anexos técnicos del proyecto en un repositorio organizado que facilita la revisión académica y </w:t>
        </w:r>
        <w:proofErr w:type="gramStart"/>
        <w:r w:rsidRPr="00ED2D8B">
          <w:t>la posterior mantenimiento</w:t>
        </w:r>
        <w:proofErr w:type="gramEnd"/>
        <w:r w:rsidRPr="00ED2D8B">
          <w:t xml:space="preserve"> de la aplicación.</w:t>
        </w:r>
      </w:ins>
    </w:p>
    <w:p w14:paraId="57DBE568" w14:textId="77777777" w:rsidR="009029D6" w:rsidRPr="00065FC0" w:rsidRDefault="009029D6" w:rsidP="009029D6">
      <w:pPr>
        <w:pStyle w:val="Texto"/>
        <w:rPr>
          <w:b/>
          <w:bCs/>
          <w:rPrChange w:id="484" w:author="JOEL ALEJANDRO PARRA MARANON" w:date="2025-12-07T21:04:00Z" w16du:dateUtc="2025-12-08T02:04:00Z">
            <w:rPr/>
          </w:rPrChange>
        </w:rPr>
      </w:pPr>
    </w:p>
    <w:p w14:paraId="29FCAFFB" w14:textId="77777777" w:rsidR="009029D6" w:rsidRPr="00065FC0" w:rsidRDefault="009029D6" w:rsidP="009029D6">
      <w:pPr>
        <w:pStyle w:val="Texto"/>
        <w:rPr>
          <w:b/>
          <w:bCs/>
          <w:rPrChange w:id="485" w:author="JOEL ALEJANDRO PARRA MARANON" w:date="2025-12-07T21:04:00Z" w16du:dateUtc="2025-12-08T02:04:00Z">
            <w:rPr/>
          </w:rPrChange>
        </w:rPr>
      </w:pPr>
      <w:r w:rsidRPr="00065FC0">
        <w:rPr>
          <w:b/>
          <w:bCs/>
        </w:rPr>
        <w:t>Resultado</w:t>
      </w:r>
    </w:p>
    <w:p w14:paraId="5DF80AEC" w14:textId="77777777" w:rsidR="009029D6" w:rsidRPr="00065FC0" w:rsidRDefault="009029D6" w:rsidP="009029D6">
      <w:pPr>
        <w:pStyle w:val="Texto"/>
      </w:pPr>
    </w:p>
    <w:p w14:paraId="0FC7D84E" w14:textId="77777777" w:rsidR="009029D6" w:rsidRPr="00065FC0" w:rsidRDefault="009029D6" w:rsidP="009029D6">
      <w:pPr>
        <w:pStyle w:val="Texto"/>
      </w:pPr>
      <w:r w:rsidRPr="00065FC0">
        <w:t>Como resultado de este sprint se obtiene una aplicación completamente funcional, optimizada y lista para despliegue, que cumple con los requerimientos técnicos y funcionales definidos al inicio del proyecto.</w:t>
      </w:r>
    </w:p>
    <w:p w14:paraId="00C1D047" w14:textId="77777777" w:rsidR="009029D6" w:rsidRPr="00065FC0" w:rsidRDefault="009029D6" w:rsidP="009029D6">
      <w:pPr>
        <w:pStyle w:val="Texto"/>
      </w:pPr>
    </w:p>
    <w:p w14:paraId="265FE027" w14:textId="77777777" w:rsidR="009029D6" w:rsidRPr="00065FC0" w:rsidRDefault="009029D6" w:rsidP="009029D6">
      <w:pPr>
        <w:pStyle w:val="Texto"/>
      </w:pPr>
      <w:r w:rsidRPr="00065FC0">
        <w:t>• Se valida exitosamente todas las funcionalidades implementadas en los módulos de autenticación, información académica, gestión docente y notificaciones.</w:t>
      </w:r>
    </w:p>
    <w:p w14:paraId="47270006" w14:textId="77777777" w:rsidR="009029D6" w:rsidRPr="00065FC0" w:rsidRDefault="009029D6" w:rsidP="009029D6">
      <w:pPr>
        <w:pStyle w:val="Texto"/>
      </w:pPr>
      <w:r w:rsidRPr="00065FC0">
        <w:t>• Se corrigen los errores menores detectados durante las pruebas de aceptación.</w:t>
      </w:r>
    </w:p>
    <w:p w14:paraId="3E38D2F0" w14:textId="77777777" w:rsidR="009029D6" w:rsidRPr="00065FC0" w:rsidRDefault="009029D6" w:rsidP="009029D6">
      <w:pPr>
        <w:pStyle w:val="Texto"/>
      </w:pPr>
      <w:r w:rsidRPr="00065FC0">
        <w:t>• Se mejoran los tiempos de rendimiento general mediante la optimización de consultas asincrónicas y reducción del tiempo de carga de datos.</w:t>
      </w:r>
    </w:p>
    <w:p w14:paraId="250120CC" w14:textId="77777777" w:rsidR="009029D6" w:rsidRPr="00065FC0" w:rsidRDefault="009029D6" w:rsidP="009029D6">
      <w:pPr>
        <w:pStyle w:val="Texto"/>
      </w:pPr>
      <w:r w:rsidRPr="00065FC0">
        <w:t>• Se genera y firma el archivo APK para instalación en dispositivos Android.</w:t>
      </w:r>
    </w:p>
    <w:p w14:paraId="2D0DC9F4" w14:textId="60D965DE" w:rsidR="009029D6" w:rsidRPr="00065FC0" w:rsidRDefault="009029D6" w:rsidP="009029D6">
      <w:pPr>
        <w:pStyle w:val="Texto"/>
      </w:pPr>
      <w:r w:rsidRPr="00065FC0">
        <w:t>• Se elabora la documentación técnica final, incluyendo el manual de usuario y la guía de instalación.</w:t>
      </w:r>
    </w:p>
    <w:p w14:paraId="228422E3" w14:textId="77777777" w:rsidR="009029D6" w:rsidRPr="00065FC0" w:rsidRDefault="009029D6" w:rsidP="009029D6">
      <w:pPr>
        <w:pStyle w:val="Texto"/>
      </w:pPr>
      <w:r w:rsidRPr="00065FC0">
        <w:t>Con la culminación de este sprint, la aplicación móvil queda finalizada e integrada con la plataforma web institucional, brindando una herramienta eficiente y moderna para la gestión académica de la Unidad Educativa Intercultural Bilingüe “Tránsito Amaguaña”. Este cierre marca la conclusión del ciclo de desarrollo ágil planificado y la consolidación del producto final.</w:t>
      </w:r>
    </w:p>
    <w:p w14:paraId="39D03B0D" w14:textId="1ED57314" w:rsidR="00DC6EE9" w:rsidDel="00ED2D8B" w:rsidRDefault="00DC6EE9" w:rsidP="00ED2D8B">
      <w:pPr>
        <w:pStyle w:val="Texto"/>
        <w:rPr>
          <w:del w:id="486" w:author="JOEL ALEJANDRO PARRA MARANON" w:date="2025-12-07T21:30:00Z" w16du:dateUtc="2025-12-08T02:30:00Z"/>
          <w:b/>
          <w:bCs/>
        </w:rPr>
      </w:pPr>
      <w:r w:rsidRPr="00065FC0">
        <w:rPr>
          <w:b/>
          <w:bCs/>
        </w:rPr>
        <w:lastRenderedPageBreak/>
        <w:t>Captura de su implementación</w:t>
      </w:r>
    </w:p>
    <w:p w14:paraId="0FEA5793" w14:textId="77777777" w:rsidR="00ED2D8B" w:rsidRDefault="00ED2D8B" w:rsidP="00ED2D8B">
      <w:pPr>
        <w:pStyle w:val="Texto"/>
        <w:rPr>
          <w:ins w:id="487" w:author="JOEL ALEJANDRO PARRA MARANON" w:date="2025-12-07T21:30:00Z" w16du:dateUtc="2025-12-08T02:30:00Z"/>
          <w:b/>
          <w:bCs/>
        </w:rPr>
      </w:pPr>
    </w:p>
    <w:p w14:paraId="5995E912" w14:textId="6D5530DF" w:rsidR="00751D39" w:rsidRPr="00ED2D8B" w:rsidDel="00ED2D8B" w:rsidRDefault="00751D39" w:rsidP="00ED2D8B">
      <w:pPr>
        <w:pStyle w:val="Texto"/>
        <w:rPr>
          <w:del w:id="488" w:author="JOEL ALEJANDRO PARRA MARANON" w:date="2025-12-07T21:30:00Z" w16du:dateUtc="2025-12-08T02:30:00Z"/>
        </w:rPr>
        <w:pPrChange w:id="489" w:author="JOEL ALEJANDRO PARRA MARANON" w:date="2025-12-07T21:30:00Z" w16du:dateUtc="2025-12-08T02:30:00Z">
          <w:pPr/>
        </w:pPrChange>
      </w:pPr>
    </w:p>
    <w:p w14:paraId="7BBFA6CA" w14:textId="77777777" w:rsidR="00ED2D8B" w:rsidRDefault="00170B2F" w:rsidP="00ED2D8B">
      <w:pPr>
        <w:pStyle w:val="Texto"/>
        <w:rPr>
          <w:ins w:id="490" w:author="JOEL ALEJANDRO PARRA MARANON" w:date="2025-12-07T21:30:00Z" w16du:dateUtc="2025-12-08T02:30:00Z"/>
        </w:rPr>
      </w:pPr>
      <w:r w:rsidRPr="00ED2D8B">
        <w:rPr>
          <w:noProof/>
        </w:rPr>
        <w:drawing>
          <wp:inline distT="0" distB="0" distL="0" distR="0" wp14:anchorId="3B500A13" wp14:editId="3DD37A29">
            <wp:extent cx="2223492" cy="3952875"/>
            <wp:effectExtent l="0" t="0" r="5715" b="0"/>
            <wp:docPr id="11240689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235089" cy="3973492"/>
                    </a:xfrm>
                    <a:prstGeom prst="rect">
                      <a:avLst/>
                    </a:prstGeom>
                    <a:noFill/>
                  </pic:spPr>
                </pic:pic>
              </a:graphicData>
            </a:graphic>
          </wp:inline>
        </w:drawing>
      </w:r>
      <w:r w:rsidR="00640915" w:rsidRPr="00ED2D8B">
        <w:rPr>
          <w:noProof/>
        </w:rPr>
        <w:drawing>
          <wp:inline distT="0" distB="0" distL="0" distR="0" wp14:anchorId="3DD90D8E" wp14:editId="412EDCA5">
            <wp:extent cx="2105620" cy="3743325"/>
            <wp:effectExtent l="0" t="0" r="9525" b="0"/>
            <wp:docPr id="10559312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flipH="1">
                      <a:off x="0" y="0"/>
                      <a:ext cx="2123564" cy="3775226"/>
                    </a:xfrm>
                    <a:prstGeom prst="rect">
                      <a:avLst/>
                    </a:prstGeom>
                    <a:noFill/>
                  </pic:spPr>
                </pic:pic>
              </a:graphicData>
            </a:graphic>
          </wp:inline>
        </w:drawing>
      </w:r>
    </w:p>
    <w:p w14:paraId="3C8E1226" w14:textId="77777777" w:rsidR="00ED2D8B" w:rsidRDefault="00640915" w:rsidP="00ED2D8B">
      <w:pPr>
        <w:pStyle w:val="Texto"/>
        <w:rPr>
          <w:ins w:id="491" w:author="JOEL ALEJANDRO PARRA MARANON" w:date="2025-12-07T21:30:00Z" w16du:dateUtc="2025-12-08T02:30:00Z"/>
        </w:rPr>
      </w:pPr>
      <w:r w:rsidRPr="00ED2D8B">
        <w:rPr>
          <w:noProof/>
        </w:rPr>
        <w:drawing>
          <wp:inline distT="0" distB="0" distL="0" distR="0" wp14:anchorId="4DBEEFEA" wp14:editId="479884E3">
            <wp:extent cx="2302073" cy="4092575"/>
            <wp:effectExtent l="0" t="0" r="3175" b="3175"/>
            <wp:docPr id="12132381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314637" cy="4114911"/>
                    </a:xfrm>
                    <a:prstGeom prst="rect">
                      <a:avLst/>
                    </a:prstGeom>
                    <a:noFill/>
                  </pic:spPr>
                </pic:pic>
              </a:graphicData>
            </a:graphic>
          </wp:inline>
        </w:drawing>
      </w:r>
      <w:r w:rsidR="009B2630" w:rsidRPr="00ED2D8B">
        <w:rPr>
          <w:noProof/>
        </w:rPr>
        <w:drawing>
          <wp:inline distT="0" distB="0" distL="0" distR="0" wp14:anchorId="03988CB2" wp14:editId="5B57850F">
            <wp:extent cx="2307908" cy="4102947"/>
            <wp:effectExtent l="0" t="0" r="0" b="0"/>
            <wp:docPr id="20590231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317453" cy="4119916"/>
                    </a:xfrm>
                    <a:prstGeom prst="rect">
                      <a:avLst/>
                    </a:prstGeom>
                    <a:noFill/>
                  </pic:spPr>
                </pic:pic>
              </a:graphicData>
            </a:graphic>
          </wp:inline>
        </w:drawing>
      </w:r>
    </w:p>
    <w:p w14:paraId="671B3426" w14:textId="7BF68D0C" w:rsidR="00751D39" w:rsidRPr="00ED2D8B" w:rsidRDefault="009B2630" w:rsidP="00ED2D8B">
      <w:pPr>
        <w:pStyle w:val="Texto"/>
        <w:pPrChange w:id="492" w:author="JOEL ALEJANDRO PARRA MARANON" w:date="2025-12-07T21:30:00Z" w16du:dateUtc="2025-12-08T02:30:00Z">
          <w:pPr/>
        </w:pPrChange>
      </w:pPr>
      <w:r w:rsidRPr="00ED2D8B">
        <w:rPr>
          <w:noProof/>
        </w:rPr>
        <w:lastRenderedPageBreak/>
        <w:drawing>
          <wp:inline distT="0" distB="0" distL="0" distR="0" wp14:anchorId="6BA7B3EC" wp14:editId="1567D6A5">
            <wp:extent cx="2345651" cy="4170047"/>
            <wp:effectExtent l="0" t="0" r="0" b="1905"/>
            <wp:docPr id="15656865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356639" cy="4189581"/>
                    </a:xfrm>
                    <a:prstGeom prst="rect">
                      <a:avLst/>
                    </a:prstGeom>
                    <a:noFill/>
                  </pic:spPr>
                </pic:pic>
              </a:graphicData>
            </a:graphic>
          </wp:inline>
        </w:drawing>
      </w:r>
      <w:r w:rsidR="004E6A0E" w:rsidRPr="00ED2D8B">
        <w:rPr>
          <w:noProof/>
        </w:rPr>
        <w:drawing>
          <wp:inline distT="0" distB="0" distL="0" distR="0" wp14:anchorId="67C49CB1" wp14:editId="4D793FA7">
            <wp:extent cx="2352675" cy="4182533"/>
            <wp:effectExtent l="0" t="0" r="0" b="8890"/>
            <wp:docPr id="211010801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361189" cy="4197670"/>
                    </a:xfrm>
                    <a:prstGeom prst="rect">
                      <a:avLst/>
                    </a:prstGeom>
                    <a:noFill/>
                  </pic:spPr>
                </pic:pic>
              </a:graphicData>
            </a:graphic>
          </wp:inline>
        </w:drawing>
      </w:r>
    </w:p>
    <w:p w14:paraId="7A9D23DB" w14:textId="77777777" w:rsidR="00751D39" w:rsidRPr="00065FC0" w:rsidRDefault="00751D39" w:rsidP="0BEEBD15">
      <w:pPr>
        <w:pStyle w:val="Texto"/>
      </w:pPr>
    </w:p>
    <w:p w14:paraId="77D9FA90" w14:textId="5DB4666F" w:rsidR="00F51D2C" w:rsidRPr="00065FC0" w:rsidRDefault="00F51D2C" w:rsidP="00B914F2">
      <w:pPr>
        <w:pStyle w:val="Ttulo1"/>
        <w:numPr>
          <w:ilvl w:val="0"/>
          <w:numId w:val="0"/>
        </w:numPr>
        <w:rPr>
          <w:rFonts w:cs="Arial"/>
        </w:rPr>
      </w:pPr>
      <w:bookmarkStart w:id="493" w:name="_Toc85388334"/>
      <w:bookmarkStart w:id="494" w:name="_Toc216033961"/>
      <w:r w:rsidRPr="00065FC0">
        <w:rPr>
          <w:rFonts w:cs="Arial"/>
        </w:rPr>
        <w:t>Conclusiones</w:t>
      </w:r>
      <w:bookmarkEnd w:id="493"/>
      <w:bookmarkEnd w:id="494"/>
      <w:r w:rsidR="00F7291A" w:rsidRPr="00065FC0">
        <w:rPr>
          <w:rFonts w:cs="Arial"/>
        </w:rPr>
        <w:t xml:space="preserve"> </w:t>
      </w:r>
    </w:p>
    <w:p w14:paraId="16D5B75A" w14:textId="1150D2A4" w:rsidR="00D338F2" w:rsidRPr="00065FC0" w:rsidRDefault="00D338F2" w:rsidP="0BEEBD15">
      <w:pPr>
        <w:pStyle w:val="Texto"/>
        <w:numPr>
          <w:ilvl w:val="0"/>
          <w:numId w:val="15"/>
        </w:numPr>
        <w:spacing w:after="0"/>
        <w:rPr>
          <w:lang w:val="es-ES"/>
        </w:rPr>
      </w:pPr>
      <w:bookmarkStart w:id="495" w:name="_Toc85388335"/>
      <w:r w:rsidRPr="00065FC0">
        <w:rPr>
          <w:lang w:val="es-ES"/>
        </w:rPr>
        <w:t>El desarrollo del trabajo de integración curricular consolida una solución tecnológica integral que articula la aplicación móvil con la plataforma web institucional, demostrando la capacidad del sistema para optimizar los procesos de gestión académica y fortalecer la interacción entre los actores educativos.</w:t>
      </w:r>
    </w:p>
    <w:p w14:paraId="1FE7C745" w14:textId="77777777" w:rsidR="00D338F2" w:rsidRPr="00065FC0" w:rsidRDefault="00D338F2" w:rsidP="00D338F2">
      <w:pPr>
        <w:pStyle w:val="Texto"/>
        <w:spacing w:after="0"/>
        <w:rPr>
          <w:lang w:val="es-ES"/>
        </w:rPr>
      </w:pPr>
    </w:p>
    <w:p w14:paraId="19D47829" w14:textId="26386ECE" w:rsidR="00D338F2" w:rsidRPr="00065FC0" w:rsidRDefault="00D338F2" w:rsidP="0BEEBD15">
      <w:pPr>
        <w:pStyle w:val="Texto"/>
        <w:numPr>
          <w:ilvl w:val="0"/>
          <w:numId w:val="15"/>
        </w:numPr>
        <w:spacing w:after="0"/>
        <w:rPr>
          <w:lang w:val="es-ES"/>
        </w:rPr>
      </w:pPr>
      <w:r w:rsidRPr="00065FC0">
        <w:rPr>
          <w:lang w:val="es-ES"/>
        </w:rPr>
        <w:t xml:space="preserve">La planificación basada en metodologías ágiles y la ejecución estructurada en </w:t>
      </w:r>
      <w:proofErr w:type="spellStart"/>
      <w:r w:rsidRPr="00065FC0">
        <w:rPr>
          <w:lang w:val="es-ES"/>
        </w:rPr>
        <w:t>sprints</w:t>
      </w:r>
      <w:proofErr w:type="spellEnd"/>
      <w:r w:rsidRPr="00065FC0">
        <w:rPr>
          <w:lang w:val="es-ES"/>
        </w:rPr>
        <w:t xml:space="preserve"> permiten un desarrollo incremental y controlado, garantizando la entrega continua de funcionalidades verificables y alineadas con los objetivos planteados.</w:t>
      </w:r>
    </w:p>
    <w:p w14:paraId="07128B6C" w14:textId="77777777" w:rsidR="00D338F2" w:rsidRPr="00065FC0" w:rsidRDefault="00D338F2" w:rsidP="00D338F2">
      <w:pPr>
        <w:pStyle w:val="Texto"/>
        <w:spacing w:after="0"/>
        <w:rPr>
          <w:lang w:val="es-ES"/>
        </w:rPr>
      </w:pPr>
    </w:p>
    <w:p w14:paraId="6D7B6F7F" w14:textId="0BF1D458" w:rsidR="00D338F2" w:rsidRPr="00065FC0" w:rsidRDefault="00D338F2" w:rsidP="0BEEBD15">
      <w:pPr>
        <w:pStyle w:val="Texto"/>
        <w:numPr>
          <w:ilvl w:val="0"/>
          <w:numId w:val="15"/>
        </w:numPr>
        <w:spacing w:after="0"/>
        <w:rPr>
          <w:lang w:val="es-ES"/>
        </w:rPr>
      </w:pPr>
      <w:r w:rsidRPr="00065FC0">
        <w:rPr>
          <w:lang w:val="es-ES"/>
        </w:rPr>
        <w:t xml:space="preserve">La arquitectura híbrida implementada con </w:t>
      </w:r>
      <w:proofErr w:type="spellStart"/>
      <w:r w:rsidRPr="00065FC0">
        <w:rPr>
          <w:lang w:val="es-ES"/>
        </w:rPr>
        <w:t>Ionic</w:t>
      </w:r>
      <w:proofErr w:type="spellEnd"/>
      <w:r w:rsidRPr="00065FC0">
        <w:rPr>
          <w:lang w:val="es-ES"/>
        </w:rPr>
        <w:t xml:space="preserve"> y Angular evidencia una correcta aplicación de principios de ingeniería de software, favoreciendo la escalabilidad, mantenibilidad y eficiencia del sistema en entornos reales de operación.</w:t>
      </w:r>
    </w:p>
    <w:p w14:paraId="33713CFF" w14:textId="77777777" w:rsidR="00D338F2" w:rsidRPr="00065FC0" w:rsidRDefault="00D338F2" w:rsidP="00D338F2">
      <w:pPr>
        <w:pStyle w:val="Texto"/>
        <w:spacing w:after="0"/>
        <w:rPr>
          <w:lang w:val="es-ES"/>
        </w:rPr>
      </w:pPr>
    </w:p>
    <w:p w14:paraId="1A3DBECF" w14:textId="767EC496" w:rsidR="00D338F2" w:rsidRPr="00065FC0" w:rsidRDefault="00D338F2" w:rsidP="00D338F2">
      <w:pPr>
        <w:pStyle w:val="Texto"/>
        <w:numPr>
          <w:ilvl w:val="0"/>
          <w:numId w:val="15"/>
        </w:numPr>
        <w:spacing w:after="0"/>
        <w:rPr>
          <w:lang w:val="es-ES"/>
        </w:rPr>
      </w:pPr>
      <w:r w:rsidRPr="00065FC0">
        <w:rPr>
          <w:lang w:val="es-ES"/>
        </w:rPr>
        <w:t xml:space="preserve">Los resultados de las pruebas de compatibilidad, aceptación, rendimiento e integración confirman la estabilidad y confiabilidad del producto, validando su </w:t>
      </w:r>
      <w:r w:rsidRPr="00065FC0">
        <w:rPr>
          <w:lang w:val="es-ES"/>
        </w:rPr>
        <w:lastRenderedPageBreak/>
        <w:t>coherencia funcional con la plataforma web institucional y su adecuación a las necesidades del usuario final.</w:t>
      </w:r>
    </w:p>
    <w:p w14:paraId="2D32E8CB" w14:textId="77777777" w:rsidR="005A475B" w:rsidRPr="00065FC0" w:rsidRDefault="005A475B" w:rsidP="0BEEBD15">
      <w:pPr>
        <w:pStyle w:val="Prrafodelista"/>
        <w:rPr>
          <w:rFonts w:ascii="Arial" w:hAnsi="Arial" w:cs="Arial"/>
          <w:lang w:val="es-ES"/>
          <w:rPrChange w:id="496" w:author="JOEL ALEJANDRO PARRA MARANON" w:date="2025-12-07T21:04:00Z" w16du:dateUtc="2025-12-08T02:04:00Z">
            <w:rPr>
              <w:lang w:val="es-ES"/>
            </w:rPr>
          </w:rPrChange>
        </w:rPr>
      </w:pPr>
    </w:p>
    <w:p w14:paraId="0C3A21E4" w14:textId="6EC8AA49" w:rsidR="005A475B" w:rsidRPr="00065FC0" w:rsidRDefault="005A475B" w:rsidP="0BEEBD15">
      <w:pPr>
        <w:pStyle w:val="Texto"/>
        <w:numPr>
          <w:ilvl w:val="0"/>
          <w:numId w:val="15"/>
        </w:numPr>
        <w:spacing w:after="0"/>
        <w:rPr>
          <w:lang w:val="es-ES"/>
        </w:rPr>
      </w:pPr>
      <w:r w:rsidRPr="00065FC0">
        <w:rPr>
          <w:lang w:val="es-ES"/>
        </w:rPr>
        <w:t>El proyecto demuestra la viabilidad y pertinencia de incorporar tecnologías móviles híbridas en contextos educativos, contribuyendo al fortalecimiento del ecosistema digital institucional y al desarrollo de soluciones sostenibles orientadas a la transformación digital del ámbito académico.</w:t>
      </w:r>
    </w:p>
    <w:p w14:paraId="3B06C259" w14:textId="77777777" w:rsidR="00D338F2" w:rsidRPr="00065FC0" w:rsidRDefault="00D338F2" w:rsidP="00D338F2">
      <w:pPr>
        <w:pStyle w:val="Texto"/>
        <w:spacing w:after="0"/>
        <w:rPr>
          <w:lang w:val="es-ES"/>
        </w:rPr>
      </w:pPr>
    </w:p>
    <w:p w14:paraId="5D9AF5D0" w14:textId="4FEA3043" w:rsidR="00161C94" w:rsidRPr="00065FC0" w:rsidRDefault="00161C94" w:rsidP="38E9C906">
      <w:pPr>
        <w:pStyle w:val="Texto"/>
        <w:spacing w:after="0"/>
        <w:ind w:left="720"/>
        <w:rPr>
          <w:lang w:val="es-ES"/>
        </w:rPr>
      </w:pPr>
    </w:p>
    <w:p w14:paraId="3BD5D870" w14:textId="00F5FE64" w:rsidR="00F51D2C" w:rsidRPr="00065FC0" w:rsidRDefault="00F51D2C" w:rsidP="38E9C906">
      <w:pPr>
        <w:pStyle w:val="Nivel1"/>
        <w:numPr>
          <w:ilvl w:val="0"/>
          <w:numId w:val="0"/>
        </w:numPr>
        <w:ind w:left="431" w:hanging="431"/>
        <w:rPr>
          <w:rFonts w:cs="Arial"/>
        </w:rPr>
      </w:pPr>
      <w:bookmarkStart w:id="497" w:name="_Toc216033962"/>
      <w:r w:rsidRPr="00065FC0">
        <w:rPr>
          <w:rFonts w:cs="Arial"/>
        </w:rPr>
        <w:t>Recomendaciones</w:t>
      </w:r>
      <w:bookmarkEnd w:id="495"/>
      <w:bookmarkEnd w:id="497"/>
    </w:p>
    <w:p w14:paraId="7E54580A" w14:textId="3FA16CAA" w:rsidR="00C415FF" w:rsidRPr="00065FC0" w:rsidRDefault="00C415FF" w:rsidP="0BEEBD15">
      <w:pPr>
        <w:pStyle w:val="Texto"/>
        <w:numPr>
          <w:ilvl w:val="0"/>
          <w:numId w:val="16"/>
        </w:numPr>
        <w:spacing w:after="0"/>
        <w:rPr>
          <w:lang w:val="es-ES"/>
        </w:rPr>
      </w:pPr>
      <w:r w:rsidRPr="00065FC0">
        <w:rPr>
          <w:lang w:val="es-ES"/>
        </w:rPr>
        <w:t>Se recomienda implementar un sistema de almacenamiento local con sincronización diferida que permita el uso parcial de la aplicación sin conexión a internet, garantizando el acceso continuo a la información académica y mejorando la experiencia del usuario en entornos con conectividad limitada.</w:t>
      </w:r>
    </w:p>
    <w:p w14:paraId="04C27FB5" w14:textId="77777777" w:rsidR="00C415FF" w:rsidRPr="00065FC0" w:rsidRDefault="00C415FF" w:rsidP="00C415FF">
      <w:pPr>
        <w:pStyle w:val="Texto"/>
        <w:spacing w:after="0"/>
        <w:rPr>
          <w:lang w:val="es-ES"/>
        </w:rPr>
      </w:pPr>
    </w:p>
    <w:p w14:paraId="34A9F0D6" w14:textId="77777777" w:rsidR="00C415FF" w:rsidRPr="00065FC0" w:rsidRDefault="00C415FF" w:rsidP="0BEEBD15">
      <w:pPr>
        <w:pStyle w:val="Texto"/>
        <w:numPr>
          <w:ilvl w:val="0"/>
          <w:numId w:val="16"/>
        </w:numPr>
        <w:spacing w:after="0"/>
        <w:rPr>
          <w:lang w:val="es-ES"/>
        </w:rPr>
      </w:pPr>
      <w:r w:rsidRPr="00065FC0">
        <w:rPr>
          <w:lang w:val="es-ES"/>
        </w:rPr>
        <w:t>Se sugiere ampliar las funcionalidades del sistema incorporando módulos adicionales, como la gestión de tareas, el registro de asistencia y la mensajería interna, con el fin de potenciar la interacción y el flujo de información entre los distintos perfiles de usuario.</w:t>
      </w:r>
    </w:p>
    <w:p w14:paraId="7689106A" w14:textId="77777777" w:rsidR="00C415FF" w:rsidRPr="00065FC0" w:rsidRDefault="00C415FF" w:rsidP="00C415FF">
      <w:pPr>
        <w:pStyle w:val="Texto"/>
        <w:spacing w:after="0"/>
        <w:rPr>
          <w:lang w:val="es-ES"/>
        </w:rPr>
      </w:pPr>
    </w:p>
    <w:p w14:paraId="0347A813" w14:textId="77777777" w:rsidR="00C415FF" w:rsidRPr="00065FC0" w:rsidRDefault="00C415FF" w:rsidP="0BEEBD15">
      <w:pPr>
        <w:pStyle w:val="Texto"/>
        <w:numPr>
          <w:ilvl w:val="0"/>
          <w:numId w:val="16"/>
        </w:numPr>
        <w:spacing w:after="0"/>
        <w:rPr>
          <w:lang w:val="es-ES"/>
        </w:rPr>
      </w:pPr>
      <w:r w:rsidRPr="00065FC0">
        <w:rPr>
          <w:lang w:val="es-ES"/>
        </w:rPr>
        <w:t xml:space="preserve">Es conveniente establecer un plan de mantenimiento preventivo y actualización continua que asegure la compatibilidad de la aplicación con nuevas versiones de Android, librerías de </w:t>
      </w:r>
      <w:proofErr w:type="spellStart"/>
      <w:r w:rsidRPr="00065FC0">
        <w:rPr>
          <w:lang w:val="es-ES"/>
        </w:rPr>
        <w:t>Ionic</w:t>
      </w:r>
      <w:proofErr w:type="spellEnd"/>
      <w:r w:rsidRPr="00065FC0">
        <w:rPr>
          <w:lang w:val="es-ES"/>
        </w:rPr>
        <w:t xml:space="preserve"> y dependencias del </w:t>
      </w:r>
      <w:proofErr w:type="spellStart"/>
      <w:r w:rsidRPr="00065FC0">
        <w:rPr>
          <w:lang w:val="es-ES"/>
        </w:rPr>
        <w:t>backend</w:t>
      </w:r>
      <w:proofErr w:type="spellEnd"/>
      <w:r w:rsidRPr="00065FC0">
        <w:rPr>
          <w:lang w:val="es-ES"/>
        </w:rPr>
        <w:t>, manteniendo la estabilidad del sistema a largo plazo.</w:t>
      </w:r>
    </w:p>
    <w:p w14:paraId="6F07943A" w14:textId="77777777" w:rsidR="00C415FF" w:rsidRPr="00065FC0" w:rsidRDefault="00C415FF" w:rsidP="00C415FF">
      <w:pPr>
        <w:pStyle w:val="Texto"/>
        <w:spacing w:after="0"/>
        <w:rPr>
          <w:lang w:val="es-ES"/>
        </w:rPr>
      </w:pPr>
    </w:p>
    <w:p w14:paraId="10CE5F2D" w14:textId="77777777" w:rsidR="00C415FF" w:rsidRPr="00065FC0" w:rsidRDefault="00C415FF" w:rsidP="0BEEBD15">
      <w:pPr>
        <w:pStyle w:val="Texto"/>
        <w:numPr>
          <w:ilvl w:val="0"/>
          <w:numId w:val="16"/>
        </w:numPr>
        <w:spacing w:after="0"/>
        <w:rPr>
          <w:lang w:val="es-ES"/>
        </w:rPr>
      </w:pPr>
      <w:r w:rsidRPr="00065FC0">
        <w:rPr>
          <w:lang w:val="es-ES"/>
        </w:rPr>
        <w:t xml:space="preserve">Se recomienda fortalecer los mecanismos de seguridad mediante la implementación de autenticación </w:t>
      </w:r>
      <w:proofErr w:type="spellStart"/>
      <w:r w:rsidRPr="00065FC0">
        <w:rPr>
          <w:lang w:val="es-ES"/>
        </w:rPr>
        <w:t>multifactor</w:t>
      </w:r>
      <w:proofErr w:type="spellEnd"/>
      <w:r w:rsidRPr="00065FC0">
        <w:rPr>
          <w:lang w:val="es-ES"/>
        </w:rPr>
        <w:t xml:space="preserve"> y cifrado de datos sensibles, garantizando la protección integral de la información académica y personal de los usuarios.</w:t>
      </w:r>
    </w:p>
    <w:p w14:paraId="5825ED54" w14:textId="77777777" w:rsidR="00C415FF" w:rsidRPr="00065FC0" w:rsidRDefault="00C415FF" w:rsidP="00C415FF">
      <w:pPr>
        <w:pStyle w:val="Texto"/>
        <w:spacing w:after="0"/>
        <w:rPr>
          <w:lang w:val="es-ES"/>
        </w:rPr>
      </w:pPr>
    </w:p>
    <w:p w14:paraId="4341EADE" w14:textId="4FC1B002" w:rsidR="00A839F2" w:rsidRPr="00065FC0" w:rsidRDefault="00C415FF" w:rsidP="0BEEBD15">
      <w:pPr>
        <w:pStyle w:val="Texto"/>
        <w:spacing w:after="0"/>
        <w:rPr>
          <w:b/>
          <w:bCs/>
          <w:caps/>
          <w:sz w:val="28"/>
          <w:szCs w:val="28"/>
        </w:rPr>
      </w:pPr>
      <w:bookmarkStart w:id="498" w:name="_Toc85388336"/>
      <w:r w:rsidRPr="00065FC0">
        <w:br w:type="page"/>
      </w:r>
    </w:p>
    <w:p w14:paraId="790B7910" w14:textId="3E38BA29" w:rsidR="00054E9C" w:rsidRPr="00065FC0" w:rsidRDefault="00054E9C" w:rsidP="56C313C3">
      <w:pPr>
        <w:pStyle w:val="Ttulo1"/>
        <w:numPr>
          <w:ilvl w:val="0"/>
          <w:numId w:val="0"/>
        </w:numPr>
        <w:rPr>
          <w:rFonts w:cs="Arial"/>
          <w:noProof/>
        </w:rPr>
      </w:pPr>
      <w:bookmarkStart w:id="499" w:name="_Toc216033963"/>
      <w:r w:rsidRPr="00065FC0">
        <w:rPr>
          <w:rFonts w:cs="Arial"/>
        </w:rPr>
        <w:lastRenderedPageBreak/>
        <w:t>REFERENCIAS BIBLIOGRÁFICAS</w:t>
      </w:r>
      <w:bookmarkEnd w:id="498"/>
      <w:bookmarkEnd w:id="499"/>
    </w:p>
    <w:p w14:paraId="4B718890" w14:textId="69181724" w:rsidR="003A78F3" w:rsidRPr="00065FC0" w:rsidRDefault="003A78F3" w:rsidP="38E9C906">
      <w:pPr>
        <w:rPr>
          <w:rFonts w:ascii="Arial" w:hAnsi="Arial" w:cs="Arial"/>
          <w:rPrChange w:id="500" w:author="JOEL ALEJANDRO PARRA MARANON" w:date="2025-12-07T21:04:00Z" w16du:dateUtc="2025-12-08T02:04:00Z">
            <w:rPr/>
          </w:rPrChange>
        </w:rPr>
      </w:pPr>
      <w:r w:rsidRPr="00065FC0">
        <w:rPr>
          <w:rFonts w:ascii="Arial" w:hAnsi="Arial" w:cs="Arial"/>
        </w:rPr>
        <w:t>[1]</w:t>
      </w:r>
      <w:r w:rsidRPr="00065FC0">
        <w:rPr>
          <w:rFonts w:ascii="Arial" w:eastAsia="Calibri" w:hAnsi="Arial" w:cs="Arial"/>
        </w:rPr>
        <w:t xml:space="preserve">. </w:t>
      </w:r>
      <w:r w:rsidRPr="00065FC0">
        <w:rPr>
          <w:rFonts w:ascii="Arial" w:hAnsi="Arial" w:cs="Arial"/>
        </w:rPr>
        <w:t>Velasco Maldonado, S. X., &amp; Vilca Chiliquinga, P. J. (2007). Módulo de registro estudiantil del SAE en plataforma de libre difusión (</w:t>
      </w:r>
      <w:proofErr w:type="spellStart"/>
      <w:r w:rsidRPr="00065FC0">
        <w:rPr>
          <w:rFonts w:ascii="Arial" w:hAnsi="Arial" w:cs="Arial"/>
        </w:rPr>
        <w:t>Bachelor's</w:t>
      </w:r>
      <w:proofErr w:type="spellEnd"/>
      <w:r w:rsidRPr="00065FC0">
        <w:rPr>
          <w:rFonts w:ascii="Arial" w:hAnsi="Arial" w:cs="Arial"/>
        </w:rPr>
        <w:t xml:space="preserve"> </w:t>
      </w:r>
      <w:proofErr w:type="spellStart"/>
      <w:r w:rsidRPr="00065FC0">
        <w:rPr>
          <w:rFonts w:ascii="Arial" w:hAnsi="Arial" w:cs="Arial"/>
        </w:rPr>
        <w:t>thesis</w:t>
      </w:r>
      <w:proofErr w:type="spellEnd"/>
      <w:r w:rsidRPr="00065FC0">
        <w:rPr>
          <w:rFonts w:ascii="Arial" w:hAnsi="Arial" w:cs="Arial"/>
        </w:rPr>
        <w:t>, QUITO/EPN/2007).</w:t>
      </w:r>
    </w:p>
    <w:p w14:paraId="18CD9AD6" w14:textId="169B21FF" w:rsidR="003A78F3" w:rsidRPr="00065FC0" w:rsidRDefault="003A78F3" w:rsidP="38E9C906">
      <w:pPr>
        <w:rPr>
          <w:rFonts w:ascii="Arial" w:hAnsi="Arial" w:cs="Arial"/>
          <w:lang w:val="en-US"/>
          <w:rPrChange w:id="501" w:author="JOEL ALEJANDRO PARRA MARANON" w:date="2025-12-07T21:04:00Z" w16du:dateUtc="2025-12-08T02:04:00Z">
            <w:rPr/>
          </w:rPrChange>
        </w:rPr>
      </w:pPr>
      <w:r w:rsidRPr="00065FC0">
        <w:rPr>
          <w:rFonts w:ascii="Arial" w:hAnsi="Arial" w:cs="Arial"/>
          <w:lang w:val="en-US"/>
        </w:rPr>
        <w:t>[2]</w:t>
      </w:r>
      <w:r w:rsidRPr="00065FC0">
        <w:rPr>
          <w:rFonts w:ascii="Arial" w:eastAsia="Calibri" w:hAnsi="Arial" w:cs="Arial"/>
          <w:lang w:val="en-US"/>
        </w:rPr>
        <w:t xml:space="preserve">. </w:t>
      </w:r>
      <w:r w:rsidRPr="00065FC0">
        <w:rPr>
          <w:rFonts w:ascii="Arial" w:hAnsi="Arial" w:cs="Arial"/>
          <w:lang w:val="en-US"/>
        </w:rPr>
        <w:t xml:space="preserve">Demirkol, D., Seneler, C., Daim, T., &amp; </w:t>
      </w:r>
      <w:proofErr w:type="spellStart"/>
      <w:r w:rsidRPr="00065FC0">
        <w:rPr>
          <w:rFonts w:ascii="Arial" w:hAnsi="Arial" w:cs="Arial"/>
          <w:lang w:val="en-US"/>
        </w:rPr>
        <w:t>Shaygan</w:t>
      </w:r>
      <w:proofErr w:type="spellEnd"/>
      <w:r w:rsidRPr="00065FC0">
        <w:rPr>
          <w:rFonts w:ascii="Arial" w:hAnsi="Arial" w:cs="Arial"/>
          <w:lang w:val="en-US"/>
        </w:rPr>
        <w:t xml:space="preserve">, A. (2020). Measuring emotional reactions of university students towards a Student Information System (SIS): A Turkish university case. </w:t>
      </w:r>
      <w:r w:rsidRPr="00065FC0">
        <w:rPr>
          <w:rFonts w:ascii="Arial" w:hAnsi="Arial" w:cs="Arial"/>
          <w:lang w:val="en-US"/>
          <w:rPrChange w:id="502" w:author="JOEL ALEJANDRO PARRA MARANON" w:date="2025-12-07T21:04:00Z" w16du:dateUtc="2025-12-08T02:04:00Z">
            <w:rPr>
              <w:rFonts w:ascii="Arial" w:hAnsi="Arial" w:cs="Arial"/>
            </w:rPr>
          </w:rPrChange>
        </w:rPr>
        <w:t>Technology in Society, 63, 101412.</w:t>
      </w:r>
    </w:p>
    <w:p w14:paraId="4C239515" w14:textId="545F0C21" w:rsidR="003A78F3" w:rsidRPr="00065FC0" w:rsidRDefault="003A78F3" w:rsidP="38E9C906">
      <w:pPr>
        <w:rPr>
          <w:rFonts w:ascii="Arial" w:hAnsi="Arial" w:cs="Arial"/>
          <w:lang w:val="en-US"/>
          <w:rPrChange w:id="503" w:author="JOEL ALEJANDRO PARRA MARANON" w:date="2025-12-07T21:04:00Z" w16du:dateUtc="2025-12-08T02:04:00Z">
            <w:rPr>
              <w:rFonts w:cs="Arial"/>
            </w:rPr>
          </w:rPrChange>
        </w:rPr>
      </w:pPr>
      <w:r w:rsidRPr="00065FC0">
        <w:rPr>
          <w:rFonts w:ascii="Arial" w:hAnsi="Arial" w:cs="Arial"/>
          <w:lang w:val="en-US"/>
          <w:rPrChange w:id="504" w:author="JOEL ALEJANDRO PARRA MARANON" w:date="2025-12-07T21:04:00Z" w16du:dateUtc="2025-12-08T02:04:00Z">
            <w:rPr>
              <w:rFonts w:ascii="Arial" w:hAnsi="Arial" w:cs="Arial"/>
            </w:rPr>
          </w:rPrChange>
        </w:rPr>
        <w:t>[3]</w:t>
      </w:r>
      <w:r w:rsidRPr="00065FC0">
        <w:rPr>
          <w:rFonts w:ascii="Arial" w:eastAsia="Calibri" w:hAnsi="Arial" w:cs="Arial"/>
          <w:lang w:val="en-US"/>
          <w:rPrChange w:id="505" w:author="JOEL ALEJANDRO PARRA MARANON" w:date="2025-12-07T21:04:00Z" w16du:dateUtc="2025-12-08T02:04:00Z">
            <w:rPr>
              <w:rFonts w:ascii="Arial" w:eastAsia="Calibri" w:hAnsi="Arial" w:cs="Arial"/>
            </w:rPr>
          </w:rPrChange>
        </w:rPr>
        <w:t xml:space="preserve">. </w:t>
      </w:r>
      <w:r w:rsidRPr="00065FC0">
        <w:rPr>
          <w:rFonts w:ascii="Arial" w:hAnsi="Arial" w:cs="Arial"/>
          <w:lang w:val="en-US"/>
        </w:rPr>
        <w:t>Chaudhary, P. (2018). Ionic framework. International Research Journal of Engineering and Technology, 5(05), 3181-3185.</w:t>
      </w:r>
    </w:p>
    <w:p w14:paraId="067D3B7F" w14:textId="4C72539E" w:rsidR="003A78F3" w:rsidRPr="00065FC0" w:rsidRDefault="003A78F3" w:rsidP="38E9C906">
      <w:pPr>
        <w:rPr>
          <w:rFonts w:ascii="Arial" w:hAnsi="Arial" w:cs="Arial"/>
          <w:rPrChange w:id="506" w:author="JOEL ALEJANDRO PARRA MARANON" w:date="2025-12-07T21:04:00Z" w16du:dateUtc="2025-12-08T02:04:00Z">
            <w:rPr/>
          </w:rPrChange>
        </w:rPr>
      </w:pPr>
      <w:r w:rsidRPr="00065FC0">
        <w:rPr>
          <w:rFonts w:ascii="Arial" w:hAnsi="Arial" w:cs="Arial"/>
          <w:lang w:val="en-US"/>
          <w:rPrChange w:id="507" w:author="JOEL ALEJANDRO PARRA MARANON" w:date="2025-12-07T21:04:00Z" w16du:dateUtc="2025-12-08T02:04:00Z">
            <w:rPr>
              <w:rFonts w:ascii="Arial" w:hAnsi="Arial" w:cs="Arial"/>
            </w:rPr>
          </w:rPrChange>
        </w:rPr>
        <w:t>[4]</w:t>
      </w:r>
      <w:r w:rsidRPr="00065FC0">
        <w:rPr>
          <w:rFonts w:ascii="Arial" w:eastAsia="Calibri" w:hAnsi="Arial" w:cs="Arial"/>
          <w:lang w:val="en-US"/>
          <w:rPrChange w:id="508" w:author="JOEL ALEJANDRO PARRA MARANON" w:date="2025-12-07T21:04:00Z" w16du:dateUtc="2025-12-08T02:04:00Z">
            <w:rPr>
              <w:rFonts w:ascii="Arial" w:eastAsia="Calibri" w:hAnsi="Arial" w:cs="Arial"/>
            </w:rPr>
          </w:rPrChange>
        </w:rPr>
        <w:t xml:space="preserve">. </w:t>
      </w:r>
      <w:r w:rsidRPr="00065FC0">
        <w:rPr>
          <w:rFonts w:ascii="Arial" w:hAnsi="Arial" w:cs="Arial"/>
          <w:lang w:val="en-US"/>
        </w:rPr>
        <w:t xml:space="preserve">Yusuf, S. (2016). Ionic framework by example. </w:t>
      </w:r>
      <w:r w:rsidRPr="00065FC0">
        <w:rPr>
          <w:rFonts w:ascii="Arial" w:hAnsi="Arial" w:cs="Arial"/>
        </w:rPr>
        <w:t xml:space="preserve">Birmingham, UK: </w:t>
      </w:r>
      <w:proofErr w:type="spellStart"/>
      <w:r w:rsidRPr="00065FC0">
        <w:rPr>
          <w:rFonts w:ascii="Arial" w:hAnsi="Arial" w:cs="Arial"/>
        </w:rPr>
        <w:t>Packt</w:t>
      </w:r>
      <w:proofErr w:type="spellEnd"/>
      <w:r w:rsidRPr="00065FC0">
        <w:rPr>
          <w:rFonts w:ascii="Arial" w:hAnsi="Arial" w:cs="Arial"/>
        </w:rPr>
        <w:t xml:space="preserve"> Publishing.</w:t>
      </w:r>
    </w:p>
    <w:p w14:paraId="3C3027A4" w14:textId="1923903C" w:rsidR="003A78F3" w:rsidRPr="00065FC0" w:rsidRDefault="003A78F3" w:rsidP="38E9C906">
      <w:pPr>
        <w:rPr>
          <w:rFonts w:ascii="Arial" w:hAnsi="Arial" w:cs="Arial"/>
          <w:rPrChange w:id="509" w:author="JOEL ALEJANDRO PARRA MARANON" w:date="2025-12-07T21:04:00Z" w16du:dateUtc="2025-12-08T02:04:00Z">
            <w:rPr/>
          </w:rPrChange>
        </w:rPr>
      </w:pPr>
      <w:r w:rsidRPr="00065FC0">
        <w:rPr>
          <w:rFonts w:ascii="Arial" w:hAnsi="Arial" w:cs="Arial"/>
        </w:rPr>
        <w:t>[5]</w:t>
      </w:r>
      <w:r w:rsidRPr="00065FC0">
        <w:rPr>
          <w:rFonts w:ascii="Arial" w:eastAsia="Calibri" w:hAnsi="Arial" w:cs="Arial"/>
        </w:rPr>
        <w:t xml:space="preserve">. </w:t>
      </w:r>
      <w:r w:rsidRPr="00065FC0">
        <w:rPr>
          <w:rFonts w:ascii="Arial" w:hAnsi="Arial" w:cs="Arial"/>
        </w:rPr>
        <w:t>Velasco Maldonado, S. X., &amp; Vilca Chiliquinga, P. J. (2007). Módulo de registro estudiantil del SAE en plataforma de libre difusión (</w:t>
      </w:r>
      <w:proofErr w:type="spellStart"/>
      <w:r w:rsidRPr="00065FC0">
        <w:rPr>
          <w:rFonts w:ascii="Arial" w:hAnsi="Arial" w:cs="Arial"/>
        </w:rPr>
        <w:t>Bachelor's</w:t>
      </w:r>
      <w:proofErr w:type="spellEnd"/>
      <w:r w:rsidRPr="00065FC0">
        <w:rPr>
          <w:rFonts w:ascii="Arial" w:hAnsi="Arial" w:cs="Arial"/>
        </w:rPr>
        <w:t xml:space="preserve"> </w:t>
      </w:r>
      <w:proofErr w:type="spellStart"/>
      <w:r w:rsidRPr="00065FC0">
        <w:rPr>
          <w:rFonts w:ascii="Arial" w:hAnsi="Arial" w:cs="Arial"/>
        </w:rPr>
        <w:t>thesis</w:t>
      </w:r>
      <w:proofErr w:type="spellEnd"/>
      <w:r w:rsidRPr="00065FC0">
        <w:rPr>
          <w:rFonts w:ascii="Arial" w:hAnsi="Arial" w:cs="Arial"/>
        </w:rPr>
        <w:t>, QUITO/EPN/2007).</w:t>
      </w:r>
    </w:p>
    <w:p w14:paraId="6BF06463" w14:textId="3830B7BD" w:rsidR="003A78F3" w:rsidRPr="00065FC0" w:rsidRDefault="003A78F3" w:rsidP="38E9C906">
      <w:pPr>
        <w:rPr>
          <w:rFonts w:ascii="Arial" w:hAnsi="Arial" w:cs="Arial"/>
          <w:rPrChange w:id="510" w:author="JOEL ALEJANDRO PARRA MARANON" w:date="2025-12-07T21:04:00Z" w16du:dateUtc="2025-12-08T02:04:00Z">
            <w:rPr/>
          </w:rPrChange>
        </w:rPr>
      </w:pPr>
      <w:r w:rsidRPr="00065FC0">
        <w:rPr>
          <w:rFonts w:ascii="Arial" w:hAnsi="Arial" w:cs="Arial"/>
        </w:rPr>
        <w:t>[6]</w:t>
      </w:r>
      <w:r w:rsidRPr="00065FC0">
        <w:rPr>
          <w:rFonts w:ascii="Arial" w:eastAsia="Calibri" w:hAnsi="Arial" w:cs="Arial"/>
        </w:rPr>
        <w:t xml:space="preserve">. </w:t>
      </w:r>
      <w:r w:rsidRPr="00065FC0">
        <w:rPr>
          <w:rFonts w:ascii="Arial" w:hAnsi="Arial" w:cs="Arial"/>
        </w:rPr>
        <w:t xml:space="preserve">Maida, E. G., </w:t>
      </w:r>
      <w:proofErr w:type="spellStart"/>
      <w:r w:rsidRPr="00065FC0">
        <w:rPr>
          <w:rFonts w:ascii="Arial" w:hAnsi="Arial" w:cs="Arial"/>
        </w:rPr>
        <w:t>Pacienzia</w:t>
      </w:r>
      <w:proofErr w:type="spellEnd"/>
      <w:r w:rsidRPr="00065FC0">
        <w:rPr>
          <w:rFonts w:ascii="Arial" w:hAnsi="Arial" w:cs="Arial"/>
        </w:rPr>
        <w:t xml:space="preserve">, J., &amp; </w:t>
      </w:r>
      <w:proofErr w:type="spellStart"/>
      <w:r w:rsidRPr="00065FC0">
        <w:rPr>
          <w:rFonts w:ascii="Arial" w:hAnsi="Arial" w:cs="Arial"/>
        </w:rPr>
        <w:t>Casiello</w:t>
      </w:r>
      <w:proofErr w:type="spellEnd"/>
      <w:r w:rsidRPr="00065FC0">
        <w:rPr>
          <w:rFonts w:ascii="Arial" w:hAnsi="Arial" w:cs="Arial"/>
        </w:rPr>
        <w:t>, F. A. (2015). Metodologías de desarrollo de software.</w:t>
      </w:r>
    </w:p>
    <w:p w14:paraId="6A7291C8" w14:textId="7E39437F" w:rsidR="003A78F3" w:rsidRPr="00065FC0" w:rsidRDefault="003A78F3" w:rsidP="38E9C906">
      <w:pPr>
        <w:rPr>
          <w:rFonts w:ascii="Arial" w:hAnsi="Arial" w:cs="Arial"/>
          <w:lang w:val="en-US"/>
          <w:rPrChange w:id="511" w:author="JOEL ALEJANDRO PARRA MARANON" w:date="2025-12-07T21:04:00Z" w16du:dateUtc="2025-12-08T02:04:00Z">
            <w:rPr/>
          </w:rPrChange>
        </w:rPr>
      </w:pPr>
      <w:r w:rsidRPr="00065FC0">
        <w:rPr>
          <w:rFonts w:ascii="Arial" w:hAnsi="Arial" w:cs="Arial"/>
        </w:rPr>
        <w:t>[7]</w:t>
      </w:r>
      <w:r w:rsidRPr="00065FC0">
        <w:rPr>
          <w:rFonts w:ascii="Arial" w:eastAsia="Calibri" w:hAnsi="Arial" w:cs="Arial"/>
        </w:rPr>
        <w:t xml:space="preserve">. </w:t>
      </w:r>
      <w:r w:rsidRPr="00065FC0">
        <w:rPr>
          <w:rFonts w:ascii="Arial" w:hAnsi="Arial" w:cs="Arial"/>
        </w:rPr>
        <w:t xml:space="preserve">Gómez, O. T., López, P. P. R., &amp; </w:t>
      </w:r>
      <w:proofErr w:type="spellStart"/>
      <w:r w:rsidRPr="00065FC0">
        <w:rPr>
          <w:rFonts w:ascii="Arial" w:hAnsi="Arial" w:cs="Arial"/>
        </w:rPr>
        <w:t>Bacalla</w:t>
      </w:r>
      <w:proofErr w:type="spellEnd"/>
      <w:r w:rsidRPr="00065FC0">
        <w:rPr>
          <w:rFonts w:ascii="Arial" w:hAnsi="Arial" w:cs="Arial"/>
        </w:rPr>
        <w:t xml:space="preserve">, J. S. (2010). Criterios de selección de metodologías de desarrollo de software. </w:t>
      </w:r>
      <w:r w:rsidRPr="00065FC0">
        <w:rPr>
          <w:rFonts w:ascii="Arial" w:hAnsi="Arial" w:cs="Arial"/>
          <w:lang w:val="en-US"/>
          <w:rPrChange w:id="512" w:author="JOEL ALEJANDRO PARRA MARANON" w:date="2025-12-07T21:04:00Z" w16du:dateUtc="2025-12-08T02:04:00Z">
            <w:rPr>
              <w:rFonts w:ascii="Arial" w:hAnsi="Arial" w:cs="Arial"/>
            </w:rPr>
          </w:rPrChange>
        </w:rPr>
        <w:t>Industrial data, 13(2), 70-74.</w:t>
      </w:r>
    </w:p>
    <w:p w14:paraId="2FA10B41" w14:textId="73BA08DC" w:rsidR="003A78F3" w:rsidRPr="00065FC0" w:rsidRDefault="003A78F3" w:rsidP="38E9C906">
      <w:pPr>
        <w:rPr>
          <w:rFonts w:ascii="Arial" w:hAnsi="Arial" w:cs="Arial"/>
          <w:lang w:val="en-US"/>
          <w:rPrChange w:id="513" w:author="JOEL ALEJANDRO PARRA MARANON" w:date="2025-12-07T21:04:00Z" w16du:dateUtc="2025-12-08T02:04:00Z">
            <w:rPr/>
          </w:rPrChange>
        </w:rPr>
      </w:pPr>
      <w:r w:rsidRPr="00065FC0">
        <w:rPr>
          <w:rFonts w:ascii="Arial" w:hAnsi="Arial" w:cs="Arial"/>
          <w:lang w:val="en-US"/>
        </w:rPr>
        <w:t>[8]</w:t>
      </w:r>
      <w:r w:rsidRPr="00065FC0">
        <w:rPr>
          <w:rFonts w:ascii="Arial" w:eastAsia="Calibri" w:hAnsi="Arial" w:cs="Arial"/>
          <w:lang w:val="en-US"/>
        </w:rPr>
        <w:t xml:space="preserve">. </w:t>
      </w:r>
      <w:r w:rsidRPr="00065FC0">
        <w:rPr>
          <w:rFonts w:ascii="Arial" w:hAnsi="Arial" w:cs="Arial"/>
          <w:lang w:val="en-US"/>
        </w:rPr>
        <w:t xml:space="preserve">Sverrisdottir, H. S., Ingason, H. T., &amp; Jonasson, H. I. (2014). The role of the product owner in scrum-comparison between theory and practices. </w:t>
      </w:r>
      <w:r w:rsidRPr="00065FC0">
        <w:rPr>
          <w:rFonts w:ascii="Arial" w:hAnsi="Arial" w:cs="Arial"/>
          <w:lang w:val="en-US"/>
          <w:rPrChange w:id="514" w:author="JOEL ALEJANDRO PARRA MARANON" w:date="2025-12-07T21:04:00Z" w16du:dateUtc="2025-12-08T02:04:00Z">
            <w:rPr>
              <w:rFonts w:ascii="Arial" w:hAnsi="Arial" w:cs="Arial"/>
            </w:rPr>
          </w:rPrChange>
        </w:rPr>
        <w:t>Procedia-Social and Behavioral Sciences, 119, 257-267.</w:t>
      </w:r>
    </w:p>
    <w:p w14:paraId="4873BE2C" w14:textId="3783CD99" w:rsidR="003A78F3" w:rsidRPr="00065FC0" w:rsidRDefault="003A78F3" w:rsidP="38E9C906">
      <w:pPr>
        <w:rPr>
          <w:rFonts w:ascii="Arial" w:hAnsi="Arial" w:cs="Arial"/>
          <w:lang w:val="en-US"/>
          <w:rPrChange w:id="515" w:author="JOEL ALEJANDRO PARRA MARANON" w:date="2025-12-07T21:04:00Z" w16du:dateUtc="2025-12-08T02:04:00Z">
            <w:rPr/>
          </w:rPrChange>
        </w:rPr>
      </w:pPr>
      <w:r w:rsidRPr="00065FC0">
        <w:rPr>
          <w:rFonts w:ascii="Arial" w:hAnsi="Arial" w:cs="Arial"/>
          <w:lang w:val="en-US"/>
        </w:rPr>
        <w:t>[9]</w:t>
      </w:r>
      <w:r w:rsidRPr="00065FC0">
        <w:rPr>
          <w:rFonts w:ascii="Arial" w:eastAsia="Calibri" w:hAnsi="Arial" w:cs="Arial"/>
          <w:lang w:val="en-US"/>
        </w:rPr>
        <w:t xml:space="preserve">. </w:t>
      </w:r>
      <w:proofErr w:type="spellStart"/>
      <w:r w:rsidRPr="00065FC0">
        <w:rPr>
          <w:rFonts w:ascii="Arial" w:hAnsi="Arial" w:cs="Arial"/>
          <w:lang w:val="en-US"/>
        </w:rPr>
        <w:t>Ereiz</w:t>
      </w:r>
      <w:proofErr w:type="spellEnd"/>
      <w:r w:rsidRPr="00065FC0">
        <w:rPr>
          <w:rFonts w:ascii="Arial" w:hAnsi="Arial" w:cs="Arial"/>
          <w:lang w:val="en-US"/>
        </w:rPr>
        <w:t xml:space="preserve">, Z., &amp; Mušić, D. (2019, August). Scrum without a scrum master. In 2019 IEEE International Conference on Computer Science and Educational Informatization (CSEI) (pp. 325-328). </w:t>
      </w:r>
      <w:r w:rsidRPr="00065FC0">
        <w:rPr>
          <w:rFonts w:ascii="Arial" w:hAnsi="Arial" w:cs="Arial"/>
          <w:lang w:val="en-US"/>
          <w:rPrChange w:id="516" w:author="JOEL ALEJANDRO PARRA MARANON" w:date="2025-12-07T21:04:00Z" w16du:dateUtc="2025-12-08T02:04:00Z">
            <w:rPr>
              <w:rFonts w:ascii="Arial" w:hAnsi="Arial" w:cs="Arial"/>
            </w:rPr>
          </w:rPrChange>
        </w:rPr>
        <w:t>IEEE.</w:t>
      </w:r>
    </w:p>
    <w:p w14:paraId="6B345651" w14:textId="0E824022" w:rsidR="003A78F3" w:rsidRPr="00065FC0" w:rsidRDefault="003A78F3" w:rsidP="38E9C906">
      <w:pPr>
        <w:rPr>
          <w:rFonts w:ascii="Arial" w:hAnsi="Arial" w:cs="Arial"/>
          <w:lang w:val="en-US"/>
          <w:rPrChange w:id="517" w:author="JOEL ALEJANDRO PARRA MARANON" w:date="2025-12-07T21:04:00Z" w16du:dateUtc="2025-12-08T02:04:00Z">
            <w:rPr/>
          </w:rPrChange>
        </w:rPr>
      </w:pPr>
      <w:r w:rsidRPr="00065FC0">
        <w:rPr>
          <w:rFonts w:ascii="Arial" w:hAnsi="Arial" w:cs="Arial"/>
          <w:lang w:val="en-US"/>
          <w:rPrChange w:id="518" w:author="JOEL ALEJANDRO PARRA MARANON" w:date="2025-12-07T21:04:00Z" w16du:dateUtc="2025-12-08T02:04:00Z">
            <w:rPr>
              <w:rFonts w:ascii="Arial" w:hAnsi="Arial" w:cs="Arial"/>
            </w:rPr>
          </w:rPrChange>
        </w:rPr>
        <w:t>[10]</w:t>
      </w:r>
      <w:r w:rsidRPr="00065FC0">
        <w:rPr>
          <w:rFonts w:ascii="Arial" w:eastAsia="Calibri" w:hAnsi="Arial" w:cs="Arial"/>
          <w:lang w:val="en-US"/>
          <w:rPrChange w:id="519" w:author="JOEL ALEJANDRO PARRA MARANON" w:date="2025-12-07T21:04:00Z" w16du:dateUtc="2025-12-08T02:04:00Z">
            <w:rPr>
              <w:rFonts w:ascii="Arial" w:eastAsia="Calibri" w:hAnsi="Arial" w:cs="Arial"/>
            </w:rPr>
          </w:rPrChange>
        </w:rPr>
        <w:t xml:space="preserve">. </w:t>
      </w:r>
      <w:r w:rsidRPr="00065FC0">
        <w:rPr>
          <w:rFonts w:ascii="Arial" w:hAnsi="Arial" w:cs="Arial"/>
          <w:lang w:val="en-US"/>
          <w:rPrChange w:id="520" w:author="JOEL ALEJANDRO PARRA MARANON" w:date="2025-12-07T21:04:00Z" w16du:dateUtc="2025-12-08T02:04:00Z">
            <w:rPr>
              <w:rFonts w:ascii="Arial" w:hAnsi="Arial" w:cs="Arial"/>
            </w:rPr>
          </w:rPrChange>
        </w:rPr>
        <w:t xml:space="preserve">Defranco, J. F., &amp; Laplante, P. A. (2017). </w:t>
      </w:r>
      <w:r w:rsidRPr="00065FC0">
        <w:rPr>
          <w:rFonts w:ascii="Arial" w:hAnsi="Arial" w:cs="Arial"/>
          <w:lang w:val="en-US"/>
        </w:rPr>
        <w:t xml:space="preserve">Review and analysis of software development team communication research. </w:t>
      </w:r>
      <w:r w:rsidRPr="00065FC0">
        <w:rPr>
          <w:rFonts w:ascii="Arial" w:hAnsi="Arial" w:cs="Arial"/>
          <w:lang w:val="en-US"/>
          <w:rPrChange w:id="521" w:author="JOEL ALEJANDRO PARRA MARANON" w:date="2025-12-07T21:04:00Z" w16du:dateUtc="2025-12-08T02:04:00Z">
            <w:rPr>
              <w:rFonts w:ascii="Arial" w:hAnsi="Arial" w:cs="Arial"/>
            </w:rPr>
          </w:rPrChange>
        </w:rPr>
        <w:t>IEEE Transactions on Professional Communication, 60(2), 165-182.</w:t>
      </w:r>
    </w:p>
    <w:p w14:paraId="22FDC97D" w14:textId="02FD1E9C" w:rsidR="003A78F3" w:rsidRPr="00065FC0" w:rsidRDefault="003A78F3" w:rsidP="38E9C906">
      <w:pPr>
        <w:rPr>
          <w:rFonts w:ascii="Arial" w:hAnsi="Arial" w:cs="Arial"/>
          <w:rPrChange w:id="522" w:author="JOEL ALEJANDRO PARRA MARANON" w:date="2025-12-07T21:04:00Z" w16du:dateUtc="2025-12-08T02:04:00Z">
            <w:rPr/>
          </w:rPrChange>
        </w:rPr>
      </w:pPr>
      <w:r w:rsidRPr="00065FC0">
        <w:rPr>
          <w:rFonts w:ascii="Arial" w:hAnsi="Arial" w:cs="Arial"/>
          <w:lang w:val="en-US"/>
          <w:rPrChange w:id="523" w:author="JOEL ALEJANDRO PARRA MARANON" w:date="2025-12-07T21:04:00Z" w16du:dateUtc="2025-12-08T02:04:00Z">
            <w:rPr>
              <w:rFonts w:ascii="Arial" w:hAnsi="Arial" w:cs="Arial"/>
            </w:rPr>
          </w:rPrChange>
        </w:rPr>
        <w:t>[11]</w:t>
      </w:r>
      <w:r w:rsidRPr="00065FC0">
        <w:rPr>
          <w:rFonts w:ascii="Arial" w:eastAsia="Calibri" w:hAnsi="Arial" w:cs="Arial"/>
          <w:lang w:val="en-US"/>
          <w:rPrChange w:id="524" w:author="JOEL ALEJANDRO PARRA MARANON" w:date="2025-12-07T21:04:00Z" w16du:dateUtc="2025-12-08T02:04:00Z">
            <w:rPr>
              <w:rFonts w:ascii="Arial" w:eastAsia="Calibri" w:hAnsi="Arial" w:cs="Arial"/>
            </w:rPr>
          </w:rPrChange>
        </w:rPr>
        <w:t xml:space="preserve">. </w:t>
      </w:r>
      <w:r w:rsidRPr="00065FC0">
        <w:rPr>
          <w:rFonts w:ascii="Arial" w:hAnsi="Arial" w:cs="Arial"/>
          <w:lang w:val="en-US"/>
          <w:rPrChange w:id="525" w:author="JOEL ALEJANDRO PARRA MARANON" w:date="2025-12-07T21:04:00Z" w16du:dateUtc="2025-12-08T02:04:00Z">
            <w:rPr>
              <w:rFonts w:ascii="Arial" w:hAnsi="Arial" w:cs="Arial"/>
            </w:rPr>
          </w:rPrChange>
        </w:rPr>
        <w:t xml:space="preserve">Schwaber, K., &amp; Sutherland, J. (2013). La </w:t>
      </w:r>
      <w:proofErr w:type="spellStart"/>
      <w:r w:rsidRPr="00065FC0">
        <w:rPr>
          <w:rFonts w:ascii="Arial" w:hAnsi="Arial" w:cs="Arial"/>
          <w:lang w:val="en-US"/>
          <w:rPrChange w:id="526" w:author="JOEL ALEJANDRO PARRA MARANON" w:date="2025-12-07T21:04:00Z" w16du:dateUtc="2025-12-08T02:04:00Z">
            <w:rPr>
              <w:rFonts w:ascii="Arial" w:hAnsi="Arial" w:cs="Arial"/>
            </w:rPr>
          </w:rPrChange>
        </w:rPr>
        <w:t>guía</w:t>
      </w:r>
      <w:proofErr w:type="spellEnd"/>
      <w:r w:rsidRPr="00065FC0">
        <w:rPr>
          <w:rFonts w:ascii="Arial" w:hAnsi="Arial" w:cs="Arial"/>
          <w:lang w:val="en-US"/>
          <w:rPrChange w:id="527" w:author="JOEL ALEJANDRO PARRA MARANON" w:date="2025-12-07T21:04:00Z" w16du:dateUtc="2025-12-08T02:04:00Z">
            <w:rPr>
              <w:rFonts w:ascii="Arial" w:hAnsi="Arial" w:cs="Arial"/>
            </w:rPr>
          </w:rPrChange>
        </w:rPr>
        <w:t xml:space="preserve"> de Scrum. </w:t>
      </w:r>
      <w:proofErr w:type="spellStart"/>
      <w:r w:rsidRPr="00065FC0">
        <w:rPr>
          <w:rFonts w:ascii="Arial" w:hAnsi="Arial" w:cs="Arial"/>
        </w:rPr>
        <w:t>Scrumguides</w:t>
      </w:r>
      <w:proofErr w:type="spellEnd"/>
      <w:r w:rsidRPr="00065FC0">
        <w:rPr>
          <w:rFonts w:ascii="Arial" w:hAnsi="Arial" w:cs="Arial"/>
        </w:rPr>
        <w:t xml:space="preserve">. </w:t>
      </w:r>
      <w:proofErr w:type="spellStart"/>
      <w:r w:rsidRPr="00065FC0">
        <w:rPr>
          <w:rFonts w:ascii="Arial" w:hAnsi="Arial" w:cs="Arial"/>
        </w:rPr>
        <w:t>Org</w:t>
      </w:r>
      <w:proofErr w:type="spellEnd"/>
      <w:r w:rsidRPr="00065FC0">
        <w:rPr>
          <w:rFonts w:ascii="Arial" w:hAnsi="Arial" w:cs="Arial"/>
        </w:rPr>
        <w:t>, 1, 21.</w:t>
      </w:r>
    </w:p>
    <w:p w14:paraId="7016A04B" w14:textId="3A98E93D" w:rsidR="003A78F3" w:rsidRPr="00065FC0" w:rsidRDefault="003A78F3" w:rsidP="38E9C906">
      <w:pPr>
        <w:rPr>
          <w:rFonts w:ascii="Arial" w:hAnsi="Arial" w:cs="Arial"/>
          <w:rPrChange w:id="528" w:author="JOEL ALEJANDRO PARRA MARANON" w:date="2025-12-07T21:04:00Z" w16du:dateUtc="2025-12-08T02:04:00Z">
            <w:rPr/>
          </w:rPrChange>
        </w:rPr>
      </w:pPr>
      <w:r w:rsidRPr="00065FC0">
        <w:rPr>
          <w:rFonts w:ascii="Arial" w:hAnsi="Arial" w:cs="Arial"/>
        </w:rPr>
        <w:t>[12]</w:t>
      </w:r>
      <w:r w:rsidRPr="00065FC0">
        <w:rPr>
          <w:rFonts w:ascii="Arial" w:eastAsia="Calibri" w:hAnsi="Arial" w:cs="Arial"/>
        </w:rPr>
        <w:t xml:space="preserve">. </w:t>
      </w:r>
      <w:r w:rsidRPr="00065FC0">
        <w:rPr>
          <w:rFonts w:ascii="Arial" w:hAnsi="Arial" w:cs="Arial"/>
        </w:rPr>
        <w:t xml:space="preserve">Lancaster, F. W., &amp; Peniche de Sánchez </w:t>
      </w:r>
      <w:proofErr w:type="spellStart"/>
      <w:r w:rsidRPr="00065FC0">
        <w:rPr>
          <w:rFonts w:ascii="Arial" w:hAnsi="Arial" w:cs="Arial"/>
        </w:rPr>
        <w:t>MacGrégor</w:t>
      </w:r>
      <w:proofErr w:type="spellEnd"/>
      <w:r w:rsidRPr="00065FC0">
        <w:rPr>
          <w:rFonts w:ascii="Arial" w:hAnsi="Arial" w:cs="Arial"/>
        </w:rPr>
        <w:t>, S. (1996). Lineamientos para la recopilación de bases de datos.</w:t>
      </w:r>
    </w:p>
    <w:p w14:paraId="1AF221A1" w14:textId="04AF1F87" w:rsidR="003A78F3" w:rsidRPr="00065FC0" w:rsidRDefault="003A78F3" w:rsidP="38E9C906">
      <w:pPr>
        <w:rPr>
          <w:rFonts w:ascii="Arial" w:hAnsi="Arial" w:cs="Arial"/>
          <w:b/>
          <w:bCs/>
          <w:caps/>
          <w:lang w:val="en-US"/>
          <w:rPrChange w:id="529" w:author="JOEL ALEJANDRO PARRA MARANON" w:date="2025-12-07T21:04:00Z" w16du:dateUtc="2025-12-08T02:04:00Z">
            <w:rPr/>
          </w:rPrChange>
        </w:rPr>
      </w:pPr>
      <w:r w:rsidRPr="00065FC0">
        <w:rPr>
          <w:rFonts w:ascii="Arial" w:hAnsi="Arial" w:cs="Arial"/>
        </w:rPr>
        <w:t>[13]</w:t>
      </w:r>
      <w:r w:rsidRPr="00065FC0">
        <w:rPr>
          <w:rFonts w:ascii="Arial" w:eastAsia="Calibri" w:hAnsi="Arial" w:cs="Arial"/>
        </w:rPr>
        <w:t xml:space="preserve">. </w:t>
      </w:r>
      <w:r w:rsidRPr="00065FC0">
        <w:rPr>
          <w:rFonts w:ascii="Arial" w:hAnsi="Arial" w:cs="Arial"/>
          <w:rPrChange w:id="530" w:author="JOEL ALEJANDRO PARRA MARANON" w:date="2025-12-07T21:04:00Z" w16du:dateUtc="2025-12-08T02:04:00Z">
            <w:rPr>
              <w:rFonts w:ascii="Arial" w:hAnsi="Arial" w:cs="Arial"/>
              <w:lang w:val="en-US"/>
            </w:rPr>
          </w:rPrChange>
        </w:rPr>
        <w:t xml:space="preserve">Sedano, T., Ralph, P., &amp; </w:t>
      </w:r>
      <w:proofErr w:type="spellStart"/>
      <w:r w:rsidRPr="00065FC0">
        <w:rPr>
          <w:rFonts w:ascii="Arial" w:hAnsi="Arial" w:cs="Arial"/>
          <w:rPrChange w:id="531" w:author="JOEL ALEJANDRO PARRA MARANON" w:date="2025-12-07T21:04:00Z" w16du:dateUtc="2025-12-08T02:04:00Z">
            <w:rPr>
              <w:rFonts w:ascii="Arial" w:hAnsi="Arial" w:cs="Arial"/>
              <w:lang w:val="en-US"/>
            </w:rPr>
          </w:rPrChange>
        </w:rPr>
        <w:t>Péraire</w:t>
      </w:r>
      <w:proofErr w:type="spellEnd"/>
      <w:r w:rsidRPr="00065FC0">
        <w:rPr>
          <w:rFonts w:ascii="Arial" w:hAnsi="Arial" w:cs="Arial"/>
          <w:rPrChange w:id="532" w:author="JOEL ALEJANDRO PARRA MARANON" w:date="2025-12-07T21:04:00Z" w16du:dateUtc="2025-12-08T02:04:00Z">
            <w:rPr>
              <w:rFonts w:ascii="Arial" w:hAnsi="Arial" w:cs="Arial"/>
              <w:lang w:val="en-US"/>
            </w:rPr>
          </w:rPrChange>
        </w:rPr>
        <w:t xml:space="preserve">, C. (2019, May). </w:t>
      </w:r>
      <w:r w:rsidRPr="00065FC0">
        <w:rPr>
          <w:rFonts w:ascii="Arial" w:hAnsi="Arial" w:cs="Arial"/>
          <w:lang w:val="en-US"/>
        </w:rPr>
        <w:t xml:space="preserve">The product backlog. In 2019 IEEE/ACM 41st International Conference on Software Engineering (ICSE) (pp. 200-211). </w:t>
      </w:r>
      <w:r w:rsidRPr="00065FC0">
        <w:rPr>
          <w:rFonts w:ascii="Arial" w:hAnsi="Arial" w:cs="Arial"/>
          <w:lang w:val="en-US"/>
          <w:rPrChange w:id="533" w:author="JOEL ALEJANDRO PARRA MARANON" w:date="2025-12-07T21:04:00Z" w16du:dateUtc="2025-12-08T02:04:00Z">
            <w:rPr>
              <w:rFonts w:ascii="Arial" w:hAnsi="Arial" w:cs="Arial"/>
            </w:rPr>
          </w:rPrChange>
        </w:rPr>
        <w:t>IEEE.</w:t>
      </w:r>
    </w:p>
    <w:p w14:paraId="48919C5C" w14:textId="27ACCEA1" w:rsidR="56C313C3" w:rsidRPr="00065FC0" w:rsidRDefault="003A78F3" w:rsidP="38E9C906">
      <w:pPr>
        <w:rPr>
          <w:rFonts w:ascii="Arial" w:hAnsi="Arial" w:cs="Arial"/>
          <w:lang w:val="en-US"/>
          <w:rPrChange w:id="534" w:author="JOEL ALEJANDRO PARRA MARANON" w:date="2025-12-07T21:04:00Z" w16du:dateUtc="2025-12-08T02:04:00Z">
            <w:rPr>
              <w:lang w:val="es-ES"/>
            </w:rPr>
          </w:rPrChange>
        </w:rPr>
      </w:pPr>
      <w:r w:rsidRPr="00065FC0">
        <w:rPr>
          <w:rFonts w:ascii="Arial" w:hAnsi="Arial" w:cs="Arial"/>
          <w:lang w:val="en-US"/>
        </w:rPr>
        <w:t>[14]</w:t>
      </w:r>
      <w:r w:rsidRPr="00065FC0">
        <w:rPr>
          <w:rFonts w:ascii="Arial" w:eastAsia="Calibri" w:hAnsi="Arial" w:cs="Arial"/>
          <w:lang w:val="en-US"/>
        </w:rPr>
        <w:t xml:space="preserve">. </w:t>
      </w:r>
      <w:r w:rsidRPr="00065FC0">
        <w:rPr>
          <w:rFonts w:ascii="Arial" w:hAnsi="Arial" w:cs="Arial"/>
          <w:lang w:val="en-US"/>
        </w:rPr>
        <w:t>Babiker, A. E., Mahmoud, A., &amp; Abdalrahman, A. (2018). Sprint Backlog Estimating and Planning Using Planning Poker Technique in Agile Scrum Framework. International Journal of Advanced Research in Computer Science and Software Engineering, 8(5), 109.</w:t>
      </w:r>
      <w:r w:rsidR="008D29A7" w:rsidRPr="00065FC0">
        <w:rPr>
          <w:rFonts w:ascii="Arial" w:hAnsi="Arial" w:cs="Arial"/>
        </w:rPr>
        <w:fldChar w:fldCharType="begin"/>
      </w:r>
      <w:r w:rsidR="00054E9C" w:rsidRPr="00065FC0">
        <w:rPr>
          <w:rFonts w:ascii="Arial" w:hAnsi="Arial" w:cs="Arial"/>
          <w:lang w:val="en-US"/>
        </w:rPr>
        <w:instrText xml:space="preserve"> BIBLIOGRAPHY  \l 12298 </w:instrText>
      </w:r>
      <w:r w:rsidR="008D29A7" w:rsidRPr="00065FC0">
        <w:rPr>
          <w:rFonts w:ascii="Arial" w:hAnsi="Arial" w:cs="Arial"/>
        </w:rPr>
        <w:fldChar w:fldCharType="separate"/>
      </w:r>
    </w:p>
    <w:p w14:paraId="3F173F81" w14:textId="6C8674A5" w:rsidR="008D29A7" w:rsidRPr="00065FC0" w:rsidRDefault="008D29A7" w:rsidP="38E9C906">
      <w:pPr>
        <w:pStyle w:val="Texto"/>
        <w:rPr>
          <w:b/>
          <w:bCs/>
          <w:sz w:val="28"/>
          <w:szCs w:val="28"/>
          <w:lang w:val="en-US"/>
          <w:rPrChange w:id="535" w:author="JOEL ALEJANDRO PARRA MARANON" w:date="2025-12-07T21:04:00Z" w16du:dateUtc="2025-12-08T02:04:00Z">
            <w:rPr/>
          </w:rPrChange>
        </w:rPr>
        <w:sectPr w:rsidR="008D29A7" w:rsidRPr="00065FC0" w:rsidSect="00927932">
          <w:footerReference w:type="default" r:id="rId61"/>
          <w:pgSz w:w="11906" w:h="16838" w:code="9"/>
          <w:pgMar w:top="1701" w:right="1418" w:bottom="1418" w:left="1701" w:header="709" w:footer="709" w:gutter="0"/>
          <w:pgNumType w:start="1"/>
          <w:cols w:space="708"/>
          <w:docGrid w:linePitch="360"/>
        </w:sectPr>
      </w:pPr>
      <w:r w:rsidRPr="00065FC0">
        <w:fldChar w:fldCharType="end"/>
      </w:r>
      <w:r w:rsidRPr="00065FC0">
        <w:rPr>
          <w:lang w:val="en-US"/>
        </w:rPr>
        <w:br w:type="page"/>
      </w:r>
      <w:r w:rsidRPr="00065FC0">
        <w:rPr>
          <w:lang w:val="en-US"/>
        </w:rPr>
        <w:lastRenderedPageBreak/>
        <w:br w:type="page"/>
      </w:r>
      <w:bookmarkStart w:id="536" w:name="_Toc85388338"/>
    </w:p>
    <w:p w14:paraId="7E534E7C" w14:textId="39E8E029" w:rsidR="00054E9C" w:rsidRPr="00065FC0" w:rsidRDefault="00054E9C" w:rsidP="56C313C3">
      <w:pPr>
        <w:pStyle w:val="Titulos"/>
      </w:pPr>
      <w:bookmarkStart w:id="537" w:name="_Toc216033964"/>
      <w:r w:rsidRPr="00065FC0">
        <w:lastRenderedPageBreak/>
        <w:t>ANEXO I</w:t>
      </w:r>
      <w:bookmarkEnd w:id="536"/>
      <w:r w:rsidR="00F32588" w:rsidRPr="00065FC0">
        <w:t>. Historias de usuario</w:t>
      </w:r>
      <w:bookmarkEnd w:id="537"/>
    </w:p>
    <w:p w14:paraId="335131FA" w14:textId="77777777" w:rsidR="00F32588" w:rsidRPr="00065FC0" w:rsidRDefault="00F32588" w:rsidP="00F32588">
      <w:pPr>
        <w:pStyle w:val="Ttulo1"/>
        <w:numPr>
          <w:ilvl w:val="0"/>
          <w:numId w:val="0"/>
        </w:numPr>
        <w:rPr>
          <w:rFonts w:cs="Arial"/>
        </w:rPr>
      </w:pPr>
    </w:p>
    <w:tbl>
      <w:tblPr>
        <w:tblStyle w:val="Tablaconcuadrcula"/>
        <w:tblW w:w="0" w:type="auto"/>
        <w:tblLook w:val="04A0" w:firstRow="1" w:lastRow="0" w:firstColumn="1" w:lastColumn="0" w:noHBand="0" w:noVBand="1"/>
      </w:tblPr>
      <w:tblGrid>
        <w:gridCol w:w="4388"/>
        <w:gridCol w:w="4389"/>
      </w:tblGrid>
      <w:tr w:rsidR="00F32588" w:rsidRPr="00065FC0" w14:paraId="57A6916C" w14:textId="77777777" w:rsidTr="00FA3FB0">
        <w:tc>
          <w:tcPr>
            <w:tcW w:w="8777" w:type="dxa"/>
            <w:gridSpan w:val="2"/>
          </w:tcPr>
          <w:p w14:paraId="54518D4C" w14:textId="77777777" w:rsidR="00F32588" w:rsidRPr="00065FC0" w:rsidRDefault="00F32588" w:rsidP="00FA3FB0">
            <w:pPr>
              <w:pStyle w:val="Texto"/>
              <w:jc w:val="right"/>
              <w:rPr>
                <w:b/>
                <w:bCs/>
              </w:rPr>
            </w:pPr>
            <w:r w:rsidRPr="00065FC0">
              <w:rPr>
                <w:b/>
                <w:bCs/>
              </w:rPr>
              <w:t>HISTORIA DE USUARIO</w:t>
            </w:r>
          </w:p>
        </w:tc>
      </w:tr>
      <w:tr w:rsidR="00F32588" w:rsidRPr="00065FC0" w14:paraId="41112CD8" w14:textId="77777777" w:rsidTr="00FA3FB0">
        <w:tc>
          <w:tcPr>
            <w:tcW w:w="4388" w:type="dxa"/>
          </w:tcPr>
          <w:p w14:paraId="2C25BCE5" w14:textId="2C96FC3D" w:rsidR="00F32588" w:rsidRPr="00065FC0" w:rsidRDefault="00F32588" w:rsidP="00FA3FB0">
            <w:pPr>
              <w:pStyle w:val="Texto"/>
              <w:jc w:val="left"/>
              <w:rPr>
                <w:b/>
                <w:bCs/>
              </w:rPr>
            </w:pPr>
            <w:r w:rsidRPr="00065FC0">
              <w:rPr>
                <w:b/>
                <w:bCs/>
              </w:rPr>
              <w:t xml:space="preserve">Identificador (ID): </w:t>
            </w:r>
            <w:r w:rsidRPr="00065FC0">
              <w:t>HU001</w:t>
            </w:r>
          </w:p>
        </w:tc>
        <w:tc>
          <w:tcPr>
            <w:tcW w:w="4389" w:type="dxa"/>
          </w:tcPr>
          <w:p w14:paraId="3ECC5CCE" w14:textId="0DDDE3AD" w:rsidR="00F32588" w:rsidRPr="00065FC0" w:rsidRDefault="00F32588" w:rsidP="00FA3FB0">
            <w:pPr>
              <w:pStyle w:val="Texto"/>
              <w:jc w:val="left"/>
              <w:rPr>
                <w:b/>
                <w:bCs/>
              </w:rPr>
            </w:pPr>
            <w:r w:rsidRPr="00065FC0">
              <w:rPr>
                <w:b/>
                <w:bCs/>
              </w:rPr>
              <w:t xml:space="preserve">Usuario: </w:t>
            </w:r>
            <w:r w:rsidR="005763D9" w:rsidRPr="00065FC0">
              <w:t>Estudiante / Padre de familia / Docente</w:t>
            </w:r>
          </w:p>
        </w:tc>
      </w:tr>
      <w:tr w:rsidR="00F32588" w:rsidRPr="00065FC0" w14:paraId="466C27CA" w14:textId="77777777" w:rsidTr="00FA3FB0">
        <w:tc>
          <w:tcPr>
            <w:tcW w:w="8777" w:type="dxa"/>
            <w:gridSpan w:val="2"/>
          </w:tcPr>
          <w:p w14:paraId="4AF2246C" w14:textId="498949F8" w:rsidR="00F32588" w:rsidRPr="00065FC0" w:rsidRDefault="00F32588" w:rsidP="00FA3FB0">
            <w:pPr>
              <w:pStyle w:val="Texto"/>
              <w:jc w:val="left"/>
              <w:rPr>
                <w:b/>
                <w:bCs/>
              </w:rPr>
            </w:pPr>
            <w:r w:rsidRPr="00065FC0">
              <w:rPr>
                <w:b/>
                <w:bCs/>
              </w:rPr>
              <w:t xml:space="preserve">Nombre de la historia: </w:t>
            </w:r>
            <w:r w:rsidR="00672EFB" w:rsidRPr="00065FC0">
              <w:t>Iniciar sesión en la app</w:t>
            </w:r>
          </w:p>
        </w:tc>
      </w:tr>
      <w:tr w:rsidR="00F32588" w:rsidRPr="00065FC0" w14:paraId="5F4A71F7" w14:textId="77777777" w:rsidTr="00FA3FB0">
        <w:tc>
          <w:tcPr>
            <w:tcW w:w="4388" w:type="dxa"/>
          </w:tcPr>
          <w:p w14:paraId="3E3F4115" w14:textId="77777777" w:rsidR="00F32588" w:rsidRPr="00065FC0" w:rsidRDefault="00F32588" w:rsidP="00FA3FB0">
            <w:pPr>
              <w:pStyle w:val="Texto"/>
              <w:jc w:val="left"/>
            </w:pPr>
            <w:r w:rsidRPr="00065FC0">
              <w:rPr>
                <w:b/>
                <w:bCs/>
              </w:rPr>
              <w:t xml:space="preserve">Prioridad en negocio: </w:t>
            </w:r>
            <w:r w:rsidRPr="00065FC0">
              <w:t>Alta</w:t>
            </w:r>
          </w:p>
        </w:tc>
        <w:tc>
          <w:tcPr>
            <w:tcW w:w="4389" w:type="dxa"/>
          </w:tcPr>
          <w:p w14:paraId="1BB08E29" w14:textId="77777777" w:rsidR="00F32588" w:rsidRPr="00065FC0" w:rsidRDefault="00F32588" w:rsidP="00FA3FB0">
            <w:pPr>
              <w:pStyle w:val="Texto"/>
              <w:jc w:val="left"/>
            </w:pPr>
            <w:r w:rsidRPr="00065FC0">
              <w:rPr>
                <w:b/>
                <w:bCs/>
              </w:rPr>
              <w:t xml:space="preserve">Riesgo de desarrollo: </w:t>
            </w:r>
            <w:r w:rsidRPr="00065FC0">
              <w:t>Medio</w:t>
            </w:r>
          </w:p>
        </w:tc>
      </w:tr>
      <w:tr w:rsidR="00F32588" w:rsidRPr="00065FC0" w14:paraId="7BD63336" w14:textId="77777777" w:rsidTr="00FA3FB0">
        <w:tc>
          <w:tcPr>
            <w:tcW w:w="8777" w:type="dxa"/>
            <w:gridSpan w:val="2"/>
          </w:tcPr>
          <w:p w14:paraId="4602FDFA" w14:textId="77777777" w:rsidR="00F32588" w:rsidRPr="00065FC0" w:rsidRDefault="00F32588" w:rsidP="00FA3FB0">
            <w:pPr>
              <w:pStyle w:val="Texto"/>
              <w:jc w:val="left"/>
              <w:rPr>
                <w:b/>
                <w:bCs/>
              </w:rPr>
            </w:pPr>
            <w:r w:rsidRPr="00065FC0">
              <w:rPr>
                <w:b/>
                <w:bCs/>
              </w:rPr>
              <w:t xml:space="preserve">Iteración asignada: 1 </w:t>
            </w:r>
          </w:p>
        </w:tc>
      </w:tr>
      <w:tr w:rsidR="00F32588" w:rsidRPr="00065FC0" w14:paraId="000904F9" w14:textId="77777777" w:rsidTr="00FA3FB0">
        <w:tc>
          <w:tcPr>
            <w:tcW w:w="8777" w:type="dxa"/>
            <w:gridSpan w:val="2"/>
          </w:tcPr>
          <w:p w14:paraId="6377A530" w14:textId="77777777" w:rsidR="00F32588" w:rsidRPr="00065FC0" w:rsidRDefault="00F32588" w:rsidP="00FA3FB0">
            <w:pPr>
              <w:pStyle w:val="Texto"/>
              <w:jc w:val="left"/>
            </w:pPr>
            <w:r w:rsidRPr="00065FC0">
              <w:rPr>
                <w:b/>
                <w:bCs/>
              </w:rPr>
              <w:t xml:space="preserve">Responsable: </w:t>
            </w:r>
            <w:r w:rsidRPr="00065FC0">
              <w:t>Joel Parra</w:t>
            </w:r>
          </w:p>
        </w:tc>
      </w:tr>
      <w:tr w:rsidR="00F32588" w:rsidRPr="00065FC0" w14:paraId="130406F1" w14:textId="77777777" w:rsidTr="00FA3FB0">
        <w:tc>
          <w:tcPr>
            <w:tcW w:w="8777" w:type="dxa"/>
            <w:gridSpan w:val="2"/>
          </w:tcPr>
          <w:p w14:paraId="75107276" w14:textId="0A3683A5" w:rsidR="00F32588" w:rsidRPr="00065FC0" w:rsidRDefault="00F32588" w:rsidP="00FA3FB0">
            <w:pPr>
              <w:pStyle w:val="Texto"/>
              <w:jc w:val="left"/>
              <w:rPr>
                <w:b/>
                <w:bCs/>
              </w:rPr>
            </w:pPr>
            <w:r w:rsidRPr="00065FC0">
              <w:rPr>
                <w:b/>
                <w:bCs/>
              </w:rPr>
              <w:t xml:space="preserve">Descripción: </w:t>
            </w:r>
            <w:r w:rsidR="00B02BCA" w:rsidRPr="00065FC0">
              <w:t>Como usuario, quiero iniciar sesión con mis credenciales brindadas para acceder a las funcionalidades del sistema según mi perfil (estudiant</w:t>
            </w:r>
            <w:r w:rsidR="00727C71" w:rsidRPr="00065FC0">
              <w:t>e/</w:t>
            </w:r>
            <w:r w:rsidR="00B02BCA" w:rsidRPr="00065FC0">
              <w:t>padre o docente).</w:t>
            </w:r>
          </w:p>
        </w:tc>
      </w:tr>
      <w:tr w:rsidR="00F32588" w:rsidRPr="00065FC0" w14:paraId="1C7A74CD" w14:textId="77777777" w:rsidTr="00FA3FB0">
        <w:tc>
          <w:tcPr>
            <w:tcW w:w="8777" w:type="dxa"/>
            <w:gridSpan w:val="2"/>
          </w:tcPr>
          <w:p w14:paraId="1C8B0639" w14:textId="437BEC06" w:rsidR="00F32588" w:rsidRPr="00065FC0" w:rsidRDefault="00F32588" w:rsidP="00FA3FB0">
            <w:pPr>
              <w:pStyle w:val="Texto"/>
              <w:jc w:val="left"/>
              <w:rPr>
                <w:b/>
                <w:bCs/>
              </w:rPr>
            </w:pPr>
            <w:r w:rsidRPr="00065FC0">
              <w:rPr>
                <w:b/>
                <w:bCs/>
              </w:rPr>
              <w:t xml:space="preserve">Observaciones: </w:t>
            </w:r>
            <w:r w:rsidR="00727C71" w:rsidRPr="00065FC0">
              <w:rPr>
                <w:rFonts w:eastAsia="Arial"/>
              </w:rPr>
              <w:t>Validar credenciales con la API institucional y mostrar mensaje de error si los datos son incorrectos o correctos.</w:t>
            </w:r>
          </w:p>
        </w:tc>
      </w:tr>
    </w:tbl>
    <w:p w14:paraId="06176A5B" w14:textId="77777777" w:rsidR="00F32588" w:rsidRPr="00065FC0" w:rsidRDefault="00F32588" w:rsidP="00B914F2">
      <w:pPr>
        <w:pStyle w:val="Texto"/>
      </w:pPr>
    </w:p>
    <w:tbl>
      <w:tblPr>
        <w:tblStyle w:val="Tablaconcuadrcula"/>
        <w:tblW w:w="0" w:type="auto"/>
        <w:tblLook w:val="04A0" w:firstRow="1" w:lastRow="0" w:firstColumn="1" w:lastColumn="0" w:noHBand="0" w:noVBand="1"/>
      </w:tblPr>
      <w:tblGrid>
        <w:gridCol w:w="4388"/>
        <w:gridCol w:w="4389"/>
      </w:tblGrid>
      <w:tr w:rsidR="00F32588" w:rsidRPr="00065FC0" w14:paraId="7B70DC85" w14:textId="77777777" w:rsidTr="00FA3FB0">
        <w:tc>
          <w:tcPr>
            <w:tcW w:w="8777" w:type="dxa"/>
            <w:gridSpan w:val="2"/>
          </w:tcPr>
          <w:p w14:paraId="37560E56" w14:textId="77777777" w:rsidR="00F32588" w:rsidRPr="00065FC0" w:rsidRDefault="00F32588" w:rsidP="00FA3FB0">
            <w:pPr>
              <w:pStyle w:val="Texto"/>
              <w:jc w:val="right"/>
              <w:rPr>
                <w:b/>
                <w:bCs/>
              </w:rPr>
            </w:pPr>
            <w:r w:rsidRPr="00065FC0">
              <w:rPr>
                <w:b/>
                <w:bCs/>
              </w:rPr>
              <w:t>HISTORIA DE USUARIO</w:t>
            </w:r>
          </w:p>
        </w:tc>
      </w:tr>
      <w:tr w:rsidR="00F32588" w:rsidRPr="00065FC0" w14:paraId="7A283C8E" w14:textId="77777777" w:rsidTr="00FA3FB0">
        <w:tc>
          <w:tcPr>
            <w:tcW w:w="4388" w:type="dxa"/>
          </w:tcPr>
          <w:p w14:paraId="33C8CE02" w14:textId="77777777" w:rsidR="00F32588" w:rsidRPr="00065FC0" w:rsidRDefault="00F32588" w:rsidP="00FA3FB0">
            <w:pPr>
              <w:pStyle w:val="Texto"/>
              <w:jc w:val="left"/>
              <w:rPr>
                <w:b/>
                <w:bCs/>
              </w:rPr>
            </w:pPr>
            <w:r w:rsidRPr="00065FC0">
              <w:rPr>
                <w:b/>
                <w:bCs/>
              </w:rPr>
              <w:t xml:space="preserve">Identificador (ID): </w:t>
            </w:r>
            <w:r w:rsidRPr="00065FC0">
              <w:t>HU002</w:t>
            </w:r>
          </w:p>
        </w:tc>
        <w:tc>
          <w:tcPr>
            <w:tcW w:w="4389" w:type="dxa"/>
          </w:tcPr>
          <w:p w14:paraId="3993E796" w14:textId="68309703" w:rsidR="00F32588" w:rsidRPr="00065FC0" w:rsidRDefault="00F32588" w:rsidP="00FA3FB0">
            <w:pPr>
              <w:pStyle w:val="Texto"/>
              <w:jc w:val="left"/>
              <w:rPr>
                <w:b/>
                <w:bCs/>
              </w:rPr>
            </w:pPr>
            <w:r w:rsidRPr="00065FC0">
              <w:rPr>
                <w:b/>
                <w:bCs/>
              </w:rPr>
              <w:t xml:space="preserve">Usuario: </w:t>
            </w:r>
            <w:r w:rsidR="00A960E5" w:rsidRPr="00065FC0">
              <w:t>Estudiante / Padre de familia</w:t>
            </w:r>
          </w:p>
        </w:tc>
      </w:tr>
      <w:tr w:rsidR="00F32588" w:rsidRPr="00065FC0" w14:paraId="6F6DB9BB" w14:textId="77777777" w:rsidTr="00FA3FB0">
        <w:tc>
          <w:tcPr>
            <w:tcW w:w="8777" w:type="dxa"/>
            <w:gridSpan w:val="2"/>
          </w:tcPr>
          <w:p w14:paraId="74A81655" w14:textId="77777777" w:rsidR="00F32588" w:rsidRPr="00065FC0" w:rsidRDefault="00F32588" w:rsidP="00FA3FB0">
            <w:pPr>
              <w:pStyle w:val="Texto"/>
              <w:jc w:val="left"/>
              <w:rPr>
                <w:b/>
                <w:bCs/>
              </w:rPr>
            </w:pPr>
            <w:r w:rsidRPr="00065FC0">
              <w:rPr>
                <w:b/>
                <w:bCs/>
              </w:rPr>
              <w:t xml:space="preserve">Nombre de la historia: </w:t>
            </w:r>
            <w:r w:rsidRPr="00065FC0">
              <w:t xml:space="preserve">Revisar calificaciones    </w:t>
            </w:r>
          </w:p>
        </w:tc>
      </w:tr>
      <w:tr w:rsidR="00F32588" w:rsidRPr="00065FC0" w14:paraId="1EB4F120" w14:textId="77777777" w:rsidTr="00FA3FB0">
        <w:tc>
          <w:tcPr>
            <w:tcW w:w="4388" w:type="dxa"/>
          </w:tcPr>
          <w:p w14:paraId="5F7B28B4" w14:textId="77777777" w:rsidR="00F32588" w:rsidRPr="00065FC0" w:rsidRDefault="00F32588" w:rsidP="00FA3FB0">
            <w:pPr>
              <w:pStyle w:val="Texto"/>
              <w:jc w:val="left"/>
            </w:pPr>
            <w:r w:rsidRPr="00065FC0">
              <w:rPr>
                <w:b/>
                <w:bCs/>
              </w:rPr>
              <w:t xml:space="preserve">Prioridad en negocio: </w:t>
            </w:r>
            <w:r w:rsidRPr="00065FC0">
              <w:t>Alta</w:t>
            </w:r>
          </w:p>
        </w:tc>
        <w:tc>
          <w:tcPr>
            <w:tcW w:w="4389" w:type="dxa"/>
          </w:tcPr>
          <w:p w14:paraId="12D55F47" w14:textId="77777777" w:rsidR="00F32588" w:rsidRPr="00065FC0" w:rsidRDefault="00F32588" w:rsidP="00FA3FB0">
            <w:pPr>
              <w:pStyle w:val="Texto"/>
              <w:jc w:val="left"/>
            </w:pPr>
            <w:r w:rsidRPr="00065FC0">
              <w:rPr>
                <w:b/>
                <w:bCs/>
              </w:rPr>
              <w:t xml:space="preserve">Riesgo de desarrollo: </w:t>
            </w:r>
            <w:r w:rsidRPr="00065FC0">
              <w:t>Medio</w:t>
            </w:r>
          </w:p>
        </w:tc>
      </w:tr>
      <w:tr w:rsidR="00F32588" w:rsidRPr="00065FC0" w14:paraId="0B5806B5" w14:textId="77777777" w:rsidTr="00FA3FB0">
        <w:tc>
          <w:tcPr>
            <w:tcW w:w="8777" w:type="dxa"/>
            <w:gridSpan w:val="2"/>
          </w:tcPr>
          <w:p w14:paraId="1E93134C" w14:textId="244FD372" w:rsidR="00F32588" w:rsidRPr="00065FC0" w:rsidRDefault="00F32588" w:rsidP="00FA3FB0">
            <w:pPr>
              <w:pStyle w:val="Texto"/>
              <w:jc w:val="left"/>
              <w:rPr>
                <w:b/>
                <w:bCs/>
              </w:rPr>
            </w:pPr>
            <w:r w:rsidRPr="00065FC0">
              <w:rPr>
                <w:b/>
                <w:bCs/>
              </w:rPr>
              <w:t xml:space="preserve">Iteración asignada: </w:t>
            </w:r>
            <w:r w:rsidR="00A62E90" w:rsidRPr="00065FC0">
              <w:rPr>
                <w:b/>
                <w:bCs/>
              </w:rPr>
              <w:t>2</w:t>
            </w:r>
            <w:r w:rsidRPr="00065FC0">
              <w:rPr>
                <w:b/>
                <w:bCs/>
              </w:rPr>
              <w:t xml:space="preserve"> </w:t>
            </w:r>
          </w:p>
        </w:tc>
      </w:tr>
      <w:tr w:rsidR="00F32588" w:rsidRPr="00065FC0" w14:paraId="3E8CDB93" w14:textId="77777777" w:rsidTr="00FA3FB0">
        <w:tc>
          <w:tcPr>
            <w:tcW w:w="8777" w:type="dxa"/>
            <w:gridSpan w:val="2"/>
          </w:tcPr>
          <w:p w14:paraId="4B05F4CB" w14:textId="77777777" w:rsidR="00F32588" w:rsidRPr="00065FC0" w:rsidRDefault="00F32588" w:rsidP="00FA3FB0">
            <w:pPr>
              <w:pStyle w:val="Texto"/>
              <w:jc w:val="left"/>
            </w:pPr>
            <w:r w:rsidRPr="00065FC0">
              <w:rPr>
                <w:b/>
                <w:bCs/>
              </w:rPr>
              <w:t xml:space="preserve">Responsable: </w:t>
            </w:r>
            <w:r w:rsidRPr="00065FC0">
              <w:t>Joel Parra</w:t>
            </w:r>
          </w:p>
        </w:tc>
      </w:tr>
      <w:tr w:rsidR="00F32588" w:rsidRPr="00065FC0" w14:paraId="22665818" w14:textId="77777777" w:rsidTr="00FA3FB0">
        <w:tc>
          <w:tcPr>
            <w:tcW w:w="8777" w:type="dxa"/>
            <w:gridSpan w:val="2"/>
          </w:tcPr>
          <w:p w14:paraId="3CD06959" w14:textId="230017F7" w:rsidR="00F32588" w:rsidRPr="00065FC0" w:rsidRDefault="00F32588" w:rsidP="00FA3FB0">
            <w:pPr>
              <w:pStyle w:val="Texto"/>
              <w:jc w:val="left"/>
              <w:rPr>
                <w:b/>
                <w:bCs/>
              </w:rPr>
            </w:pPr>
            <w:r w:rsidRPr="00065FC0">
              <w:rPr>
                <w:b/>
                <w:bCs/>
              </w:rPr>
              <w:t xml:space="preserve">Descripción: </w:t>
            </w:r>
            <w:r w:rsidR="00B63C9A" w:rsidRPr="00065FC0">
              <w:t>Como estudiante o padre de familia, quiero visualizar las calificaciones de cada materia para monitorear el rendimiento académico.</w:t>
            </w:r>
          </w:p>
        </w:tc>
      </w:tr>
      <w:tr w:rsidR="00F32588" w:rsidRPr="00065FC0" w14:paraId="199D0A29" w14:textId="77777777" w:rsidTr="00B914F2">
        <w:trPr>
          <w:trHeight w:val="70"/>
        </w:trPr>
        <w:tc>
          <w:tcPr>
            <w:tcW w:w="8777" w:type="dxa"/>
            <w:gridSpan w:val="2"/>
          </w:tcPr>
          <w:p w14:paraId="4B4E659D" w14:textId="5389841F" w:rsidR="00F32588" w:rsidRPr="00065FC0" w:rsidRDefault="00F32588" w:rsidP="00FA3FB0">
            <w:pPr>
              <w:pStyle w:val="Texto"/>
              <w:jc w:val="left"/>
              <w:rPr>
                <w:b/>
                <w:bCs/>
              </w:rPr>
            </w:pPr>
            <w:r w:rsidRPr="00065FC0">
              <w:rPr>
                <w:b/>
                <w:bCs/>
              </w:rPr>
              <w:t xml:space="preserve">Observaciones: </w:t>
            </w:r>
            <w:r w:rsidR="00A960E5" w:rsidRPr="00065FC0">
              <w:rPr>
                <w:rFonts w:eastAsia="Arial"/>
              </w:rPr>
              <w:t>El sistema debe mostrar las materias con su nota y resaltar aquellas reprobadas.</w:t>
            </w:r>
          </w:p>
        </w:tc>
      </w:tr>
    </w:tbl>
    <w:p w14:paraId="3C66F939" w14:textId="77777777" w:rsidR="00054E9C" w:rsidRPr="00065FC0" w:rsidRDefault="00054E9C" w:rsidP="00054E9C">
      <w:pPr>
        <w:pStyle w:val="Texto"/>
      </w:pPr>
    </w:p>
    <w:tbl>
      <w:tblPr>
        <w:tblStyle w:val="Tablaconcuadrcula"/>
        <w:tblW w:w="0" w:type="auto"/>
        <w:tblLook w:val="04A0" w:firstRow="1" w:lastRow="0" w:firstColumn="1" w:lastColumn="0" w:noHBand="0" w:noVBand="1"/>
      </w:tblPr>
      <w:tblGrid>
        <w:gridCol w:w="4388"/>
        <w:gridCol w:w="4389"/>
      </w:tblGrid>
      <w:tr w:rsidR="00A960E5" w:rsidRPr="00065FC0" w14:paraId="0C9B9789" w14:textId="77777777" w:rsidTr="00FA3FB0">
        <w:tc>
          <w:tcPr>
            <w:tcW w:w="8777" w:type="dxa"/>
            <w:gridSpan w:val="2"/>
          </w:tcPr>
          <w:p w14:paraId="52BF3686" w14:textId="77777777" w:rsidR="00A960E5" w:rsidRPr="00065FC0" w:rsidRDefault="00A960E5" w:rsidP="00FA3FB0">
            <w:pPr>
              <w:pStyle w:val="Texto"/>
              <w:jc w:val="right"/>
              <w:rPr>
                <w:b/>
                <w:bCs/>
              </w:rPr>
            </w:pPr>
            <w:r w:rsidRPr="00065FC0">
              <w:rPr>
                <w:b/>
                <w:bCs/>
              </w:rPr>
              <w:t>HISTORIA DE USUARIO</w:t>
            </w:r>
          </w:p>
        </w:tc>
      </w:tr>
      <w:tr w:rsidR="00A960E5" w:rsidRPr="00065FC0" w14:paraId="0D6FF002" w14:textId="77777777" w:rsidTr="00FA3FB0">
        <w:tc>
          <w:tcPr>
            <w:tcW w:w="4388" w:type="dxa"/>
          </w:tcPr>
          <w:p w14:paraId="481128FA" w14:textId="6C207E29" w:rsidR="00A960E5" w:rsidRPr="00065FC0" w:rsidRDefault="00A960E5" w:rsidP="00FA3FB0">
            <w:pPr>
              <w:pStyle w:val="Texto"/>
              <w:jc w:val="left"/>
              <w:rPr>
                <w:b/>
                <w:bCs/>
              </w:rPr>
            </w:pPr>
            <w:r w:rsidRPr="00065FC0">
              <w:rPr>
                <w:b/>
                <w:bCs/>
              </w:rPr>
              <w:t xml:space="preserve">Identificador (ID): </w:t>
            </w:r>
            <w:r w:rsidRPr="00065FC0">
              <w:t>HU00</w:t>
            </w:r>
            <w:r w:rsidR="007B2E27" w:rsidRPr="00065FC0">
              <w:t>3</w:t>
            </w:r>
          </w:p>
        </w:tc>
        <w:tc>
          <w:tcPr>
            <w:tcW w:w="4389" w:type="dxa"/>
          </w:tcPr>
          <w:p w14:paraId="555DE03A" w14:textId="77777777" w:rsidR="00A960E5" w:rsidRPr="00065FC0" w:rsidRDefault="00A960E5" w:rsidP="00FA3FB0">
            <w:pPr>
              <w:pStyle w:val="Texto"/>
              <w:jc w:val="left"/>
              <w:rPr>
                <w:b/>
                <w:bCs/>
              </w:rPr>
            </w:pPr>
            <w:r w:rsidRPr="00065FC0">
              <w:rPr>
                <w:b/>
                <w:bCs/>
              </w:rPr>
              <w:t xml:space="preserve">Usuario: </w:t>
            </w:r>
            <w:r w:rsidRPr="00065FC0">
              <w:t>Estudiante / Padre de familia</w:t>
            </w:r>
          </w:p>
        </w:tc>
      </w:tr>
      <w:tr w:rsidR="00A960E5" w:rsidRPr="00065FC0" w14:paraId="1EAD2362" w14:textId="77777777" w:rsidTr="00FA3FB0">
        <w:tc>
          <w:tcPr>
            <w:tcW w:w="8777" w:type="dxa"/>
            <w:gridSpan w:val="2"/>
          </w:tcPr>
          <w:p w14:paraId="1A573586" w14:textId="2B39D174" w:rsidR="00A960E5" w:rsidRPr="00065FC0" w:rsidRDefault="00A960E5" w:rsidP="00FA3FB0">
            <w:pPr>
              <w:pStyle w:val="Texto"/>
              <w:jc w:val="left"/>
              <w:rPr>
                <w:b/>
                <w:bCs/>
              </w:rPr>
            </w:pPr>
            <w:r w:rsidRPr="00065FC0">
              <w:rPr>
                <w:b/>
                <w:bCs/>
              </w:rPr>
              <w:t xml:space="preserve">Nombre de la historia: </w:t>
            </w:r>
            <w:r w:rsidR="00A62E90" w:rsidRPr="00065FC0">
              <w:t>Visualizar observaciones de los profesores</w:t>
            </w:r>
          </w:p>
        </w:tc>
      </w:tr>
      <w:tr w:rsidR="00A960E5" w:rsidRPr="00065FC0" w14:paraId="0D03506E" w14:textId="77777777" w:rsidTr="00FA3FB0">
        <w:tc>
          <w:tcPr>
            <w:tcW w:w="4388" w:type="dxa"/>
          </w:tcPr>
          <w:p w14:paraId="733327F0" w14:textId="30573F22" w:rsidR="00A960E5" w:rsidRPr="00065FC0" w:rsidRDefault="00A960E5" w:rsidP="00FA3FB0">
            <w:pPr>
              <w:pStyle w:val="Texto"/>
              <w:jc w:val="left"/>
            </w:pPr>
            <w:r w:rsidRPr="00065FC0">
              <w:rPr>
                <w:b/>
                <w:bCs/>
              </w:rPr>
              <w:t xml:space="preserve">Prioridad en negocio: </w:t>
            </w:r>
            <w:r w:rsidR="00A62E90" w:rsidRPr="00065FC0">
              <w:t>Media</w:t>
            </w:r>
          </w:p>
        </w:tc>
        <w:tc>
          <w:tcPr>
            <w:tcW w:w="4389" w:type="dxa"/>
          </w:tcPr>
          <w:p w14:paraId="0C900B04" w14:textId="77777777" w:rsidR="00A960E5" w:rsidRPr="00065FC0" w:rsidRDefault="00A960E5" w:rsidP="00FA3FB0">
            <w:pPr>
              <w:pStyle w:val="Texto"/>
              <w:jc w:val="left"/>
            </w:pPr>
            <w:r w:rsidRPr="00065FC0">
              <w:rPr>
                <w:b/>
                <w:bCs/>
              </w:rPr>
              <w:t xml:space="preserve">Riesgo de desarrollo: </w:t>
            </w:r>
            <w:r w:rsidRPr="00065FC0">
              <w:t>Medio</w:t>
            </w:r>
          </w:p>
        </w:tc>
      </w:tr>
      <w:tr w:rsidR="00A960E5" w:rsidRPr="00065FC0" w14:paraId="218CB22F" w14:textId="77777777" w:rsidTr="00FA3FB0">
        <w:tc>
          <w:tcPr>
            <w:tcW w:w="8777" w:type="dxa"/>
            <w:gridSpan w:val="2"/>
          </w:tcPr>
          <w:p w14:paraId="5331335F" w14:textId="681F375A" w:rsidR="00A960E5" w:rsidRPr="00065FC0" w:rsidRDefault="00A960E5" w:rsidP="00FA3FB0">
            <w:pPr>
              <w:pStyle w:val="Texto"/>
              <w:jc w:val="left"/>
              <w:rPr>
                <w:b/>
                <w:bCs/>
              </w:rPr>
            </w:pPr>
            <w:r w:rsidRPr="00065FC0">
              <w:rPr>
                <w:b/>
                <w:bCs/>
              </w:rPr>
              <w:t xml:space="preserve">Iteración asignada: </w:t>
            </w:r>
            <w:r w:rsidR="00A62E90" w:rsidRPr="00065FC0">
              <w:rPr>
                <w:b/>
                <w:bCs/>
              </w:rPr>
              <w:t>2</w:t>
            </w:r>
          </w:p>
        </w:tc>
      </w:tr>
      <w:tr w:rsidR="00A960E5" w:rsidRPr="00065FC0" w14:paraId="66048824" w14:textId="77777777" w:rsidTr="00FA3FB0">
        <w:tc>
          <w:tcPr>
            <w:tcW w:w="8777" w:type="dxa"/>
            <w:gridSpan w:val="2"/>
          </w:tcPr>
          <w:p w14:paraId="2D9C736A"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1259DBC2" w14:textId="77777777" w:rsidTr="00FA3FB0">
        <w:tc>
          <w:tcPr>
            <w:tcW w:w="8777" w:type="dxa"/>
            <w:gridSpan w:val="2"/>
          </w:tcPr>
          <w:p w14:paraId="56E7B6BA" w14:textId="5AD2D6C2" w:rsidR="00A960E5" w:rsidRPr="00065FC0" w:rsidRDefault="00A960E5" w:rsidP="00FA3FB0">
            <w:pPr>
              <w:pStyle w:val="Texto"/>
              <w:jc w:val="left"/>
              <w:rPr>
                <w:b/>
                <w:bCs/>
              </w:rPr>
            </w:pPr>
            <w:r w:rsidRPr="00065FC0">
              <w:rPr>
                <w:b/>
                <w:bCs/>
              </w:rPr>
              <w:t xml:space="preserve">Descripción: </w:t>
            </w:r>
            <w:r w:rsidR="000F4FC8" w:rsidRPr="00065FC0">
              <w:t>Como estudiante o padre de familia, quiero leer las observaciones registradas por los profesores sobre el desempeño académico.</w:t>
            </w:r>
          </w:p>
        </w:tc>
      </w:tr>
      <w:tr w:rsidR="00A960E5" w:rsidRPr="00065FC0" w14:paraId="52B230F9" w14:textId="77777777" w:rsidTr="00FA3FB0">
        <w:trPr>
          <w:trHeight w:val="70"/>
        </w:trPr>
        <w:tc>
          <w:tcPr>
            <w:tcW w:w="8777" w:type="dxa"/>
            <w:gridSpan w:val="2"/>
          </w:tcPr>
          <w:p w14:paraId="1C506151" w14:textId="145F7E7F" w:rsidR="00A960E5" w:rsidRPr="00065FC0" w:rsidRDefault="00A960E5" w:rsidP="00FA3FB0">
            <w:pPr>
              <w:pStyle w:val="Texto"/>
              <w:jc w:val="left"/>
              <w:rPr>
                <w:b/>
                <w:bCs/>
              </w:rPr>
            </w:pPr>
            <w:r w:rsidRPr="00065FC0">
              <w:rPr>
                <w:b/>
                <w:bCs/>
              </w:rPr>
              <w:lastRenderedPageBreak/>
              <w:t xml:space="preserve">Observaciones: </w:t>
            </w:r>
            <w:r w:rsidR="000F4FC8" w:rsidRPr="00065FC0">
              <w:rPr>
                <w:rFonts w:eastAsia="Arial"/>
              </w:rPr>
              <w:t xml:space="preserve">Las observaciones estarán sincronizadas con los registros de la plataforma web institucional y se </w:t>
            </w:r>
            <w:proofErr w:type="gramStart"/>
            <w:r w:rsidR="000F4FC8" w:rsidRPr="00065FC0">
              <w:rPr>
                <w:rFonts w:eastAsia="Arial"/>
              </w:rPr>
              <w:t>mostraran</w:t>
            </w:r>
            <w:proofErr w:type="gramEnd"/>
            <w:r w:rsidR="000F4FC8" w:rsidRPr="00065FC0">
              <w:rPr>
                <w:rFonts w:eastAsia="Arial"/>
              </w:rPr>
              <w:t xml:space="preserve"> como </w:t>
            </w:r>
            <w:proofErr w:type="spellStart"/>
            <w:r w:rsidR="000F4FC8" w:rsidRPr="00065FC0">
              <w:rPr>
                <w:rFonts w:eastAsia="Arial"/>
              </w:rPr>
              <w:t>popups</w:t>
            </w:r>
            <w:proofErr w:type="spellEnd"/>
            <w:r w:rsidR="000F4FC8" w:rsidRPr="00065FC0">
              <w:rPr>
                <w:rFonts w:eastAsia="Arial"/>
              </w:rPr>
              <w:t xml:space="preserve"> al seleccionar una materia.</w:t>
            </w:r>
          </w:p>
        </w:tc>
      </w:tr>
    </w:tbl>
    <w:p w14:paraId="2167356E" w14:textId="77777777" w:rsidR="00A960E5" w:rsidRPr="00065FC0" w:rsidRDefault="00A960E5" w:rsidP="00054E9C">
      <w:pPr>
        <w:rPr>
          <w:rFonts w:ascii="Arial" w:hAnsi="Arial" w:cs="Arial"/>
          <w:rPrChange w:id="538" w:author="JOEL ALEJANDRO PARRA MARANON" w:date="2025-12-07T21:04:00Z" w16du:dateUtc="2025-12-08T02:04:00Z">
            <w:rPr/>
          </w:rPrChange>
        </w:rPr>
      </w:pPr>
    </w:p>
    <w:tbl>
      <w:tblPr>
        <w:tblStyle w:val="Tablaconcuadrcula"/>
        <w:tblW w:w="0" w:type="auto"/>
        <w:tblLook w:val="04A0" w:firstRow="1" w:lastRow="0" w:firstColumn="1" w:lastColumn="0" w:noHBand="0" w:noVBand="1"/>
      </w:tblPr>
      <w:tblGrid>
        <w:gridCol w:w="4388"/>
        <w:gridCol w:w="4389"/>
      </w:tblGrid>
      <w:tr w:rsidR="00A960E5" w:rsidRPr="00065FC0" w14:paraId="1F82BB82" w14:textId="77777777" w:rsidTr="00FA3FB0">
        <w:tc>
          <w:tcPr>
            <w:tcW w:w="8777" w:type="dxa"/>
            <w:gridSpan w:val="2"/>
          </w:tcPr>
          <w:p w14:paraId="132F7AB2" w14:textId="77777777" w:rsidR="00A960E5" w:rsidRPr="00065FC0" w:rsidRDefault="00A960E5" w:rsidP="00FA3FB0">
            <w:pPr>
              <w:pStyle w:val="Texto"/>
              <w:jc w:val="right"/>
              <w:rPr>
                <w:b/>
                <w:bCs/>
              </w:rPr>
            </w:pPr>
            <w:r w:rsidRPr="00065FC0">
              <w:rPr>
                <w:b/>
                <w:bCs/>
              </w:rPr>
              <w:t>HISTORIA DE USUARIO</w:t>
            </w:r>
          </w:p>
        </w:tc>
      </w:tr>
      <w:tr w:rsidR="00A960E5" w:rsidRPr="00065FC0" w14:paraId="2ED5FFCD" w14:textId="77777777" w:rsidTr="00FA3FB0">
        <w:tc>
          <w:tcPr>
            <w:tcW w:w="4388" w:type="dxa"/>
          </w:tcPr>
          <w:p w14:paraId="75603095" w14:textId="54AA98C1" w:rsidR="00A960E5" w:rsidRPr="00065FC0" w:rsidRDefault="00A960E5" w:rsidP="00FA3FB0">
            <w:pPr>
              <w:pStyle w:val="Texto"/>
              <w:jc w:val="left"/>
              <w:rPr>
                <w:b/>
                <w:bCs/>
              </w:rPr>
            </w:pPr>
            <w:r w:rsidRPr="00065FC0">
              <w:rPr>
                <w:b/>
                <w:bCs/>
              </w:rPr>
              <w:t xml:space="preserve">Identificador (ID): </w:t>
            </w:r>
            <w:r w:rsidRPr="00065FC0">
              <w:t>HU00</w:t>
            </w:r>
            <w:r w:rsidR="000448F2" w:rsidRPr="00065FC0">
              <w:t>4</w:t>
            </w:r>
          </w:p>
        </w:tc>
        <w:tc>
          <w:tcPr>
            <w:tcW w:w="4389" w:type="dxa"/>
          </w:tcPr>
          <w:p w14:paraId="0634B37A" w14:textId="5D3FA391" w:rsidR="00A960E5" w:rsidRPr="00065FC0" w:rsidRDefault="00A960E5" w:rsidP="00FA3FB0">
            <w:pPr>
              <w:pStyle w:val="Texto"/>
              <w:jc w:val="left"/>
              <w:rPr>
                <w:b/>
                <w:bCs/>
              </w:rPr>
            </w:pPr>
            <w:r w:rsidRPr="00065FC0">
              <w:rPr>
                <w:b/>
                <w:bCs/>
              </w:rPr>
              <w:t xml:space="preserve">Usuario: </w:t>
            </w:r>
            <w:r w:rsidR="000448F2" w:rsidRPr="00065FC0">
              <w:t>Docente</w:t>
            </w:r>
          </w:p>
        </w:tc>
      </w:tr>
      <w:tr w:rsidR="00A960E5" w:rsidRPr="00065FC0" w14:paraId="7320CF6B" w14:textId="77777777" w:rsidTr="00FA3FB0">
        <w:tc>
          <w:tcPr>
            <w:tcW w:w="8777" w:type="dxa"/>
            <w:gridSpan w:val="2"/>
          </w:tcPr>
          <w:p w14:paraId="62C322F4" w14:textId="6C081039" w:rsidR="00A960E5" w:rsidRPr="00065FC0" w:rsidRDefault="00A960E5" w:rsidP="00FA3FB0">
            <w:pPr>
              <w:pStyle w:val="Texto"/>
              <w:jc w:val="left"/>
              <w:rPr>
                <w:b/>
                <w:bCs/>
              </w:rPr>
            </w:pPr>
            <w:r w:rsidRPr="00065FC0">
              <w:rPr>
                <w:b/>
                <w:bCs/>
              </w:rPr>
              <w:t xml:space="preserve">Nombre de la historia: </w:t>
            </w:r>
            <w:r w:rsidR="00F602FA" w:rsidRPr="00065FC0">
              <w:t>Visualizar lista de estudiantes por clase</w:t>
            </w:r>
          </w:p>
        </w:tc>
      </w:tr>
      <w:tr w:rsidR="00A960E5" w:rsidRPr="00065FC0" w14:paraId="4637E79B" w14:textId="77777777" w:rsidTr="00FA3FB0">
        <w:tc>
          <w:tcPr>
            <w:tcW w:w="4388" w:type="dxa"/>
          </w:tcPr>
          <w:p w14:paraId="4CC22179" w14:textId="77777777" w:rsidR="00A960E5" w:rsidRPr="00065FC0" w:rsidRDefault="00A960E5" w:rsidP="00FA3FB0">
            <w:pPr>
              <w:pStyle w:val="Texto"/>
              <w:jc w:val="left"/>
            </w:pPr>
            <w:r w:rsidRPr="00065FC0">
              <w:rPr>
                <w:b/>
                <w:bCs/>
              </w:rPr>
              <w:t xml:space="preserve">Prioridad en negocio: </w:t>
            </w:r>
            <w:r w:rsidRPr="00065FC0">
              <w:t>Alta</w:t>
            </w:r>
          </w:p>
        </w:tc>
        <w:tc>
          <w:tcPr>
            <w:tcW w:w="4389" w:type="dxa"/>
          </w:tcPr>
          <w:p w14:paraId="4E8B047C" w14:textId="1706CB16" w:rsidR="00A960E5" w:rsidRPr="00065FC0" w:rsidRDefault="00A960E5" w:rsidP="00FA3FB0">
            <w:pPr>
              <w:pStyle w:val="Texto"/>
              <w:jc w:val="left"/>
            </w:pPr>
            <w:r w:rsidRPr="00065FC0">
              <w:rPr>
                <w:b/>
                <w:bCs/>
              </w:rPr>
              <w:t xml:space="preserve">Riesgo de desarrollo: </w:t>
            </w:r>
            <w:r w:rsidR="00F602FA" w:rsidRPr="00065FC0">
              <w:t>Bajo</w:t>
            </w:r>
          </w:p>
        </w:tc>
      </w:tr>
      <w:tr w:rsidR="00A960E5" w:rsidRPr="00065FC0" w14:paraId="13E85738" w14:textId="77777777" w:rsidTr="00FA3FB0">
        <w:tc>
          <w:tcPr>
            <w:tcW w:w="8777" w:type="dxa"/>
            <w:gridSpan w:val="2"/>
          </w:tcPr>
          <w:p w14:paraId="69BD07FD" w14:textId="509196C3" w:rsidR="00A960E5" w:rsidRPr="00065FC0" w:rsidRDefault="00A960E5" w:rsidP="00FA3FB0">
            <w:pPr>
              <w:pStyle w:val="Texto"/>
              <w:jc w:val="left"/>
              <w:rPr>
                <w:b/>
                <w:bCs/>
              </w:rPr>
            </w:pPr>
            <w:r w:rsidRPr="00065FC0">
              <w:rPr>
                <w:b/>
                <w:bCs/>
              </w:rPr>
              <w:t xml:space="preserve">Iteración asignada: </w:t>
            </w:r>
            <w:r w:rsidR="00F602FA" w:rsidRPr="00065FC0">
              <w:rPr>
                <w:b/>
                <w:bCs/>
              </w:rPr>
              <w:t>3</w:t>
            </w:r>
          </w:p>
        </w:tc>
      </w:tr>
      <w:tr w:rsidR="00A960E5" w:rsidRPr="00065FC0" w14:paraId="27B2DF45" w14:textId="77777777" w:rsidTr="00FA3FB0">
        <w:tc>
          <w:tcPr>
            <w:tcW w:w="8777" w:type="dxa"/>
            <w:gridSpan w:val="2"/>
          </w:tcPr>
          <w:p w14:paraId="5366BECF"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7DAAEA24" w14:textId="77777777" w:rsidTr="00FA3FB0">
        <w:tc>
          <w:tcPr>
            <w:tcW w:w="8777" w:type="dxa"/>
            <w:gridSpan w:val="2"/>
          </w:tcPr>
          <w:p w14:paraId="142C2C44" w14:textId="28CD9547" w:rsidR="00A960E5" w:rsidRPr="00065FC0" w:rsidRDefault="00A960E5" w:rsidP="00FA3FB0">
            <w:pPr>
              <w:pStyle w:val="Texto"/>
              <w:jc w:val="left"/>
              <w:rPr>
                <w:b/>
                <w:bCs/>
              </w:rPr>
            </w:pPr>
            <w:r w:rsidRPr="00065FC0">
              <w:rPr>
                <w:b/>
                <w:bCs/>
              </w:rPr>
              <w:t xml:space="preserve">Descripción: </w:t>
            </w:r>
            <w:r w:rsidR="00DD3A9A" w:rsidRPr="00065FC0">
              <w:t>Como docente, quiero visualizar la lista de estudiantes de mis cursos asignados para consultar sus datos y notas.</w:t>
            </w:r>
          </w:p>
        </w:tc>
      </w:tr>
      <w:tr w:rsidR="00A960E5" w:rsidRPr="00065FC0" w14:paraId="1B678A87" w14:textId="77777777" w:rsidTr="00FA3FB0">
        <w:trPr>
          <w:trHeight w:val="70"/>
        </w:trPr>
        <w:tc>
          <w:tcPr>
            <w:tcW w:w="8777" w:type="dxa"/>
            <w:gridSpan w:val="2"/>
          </w:tcPr>
          <w:p w14:paraId="20E5652F" w14:textId="23F835C9" w:rsidR="00A960E5" w:rsidRPr="00065FC0" w:rsidRDefault="00A960E5" w:rsidP="00FA3FB0">
            <w:pPr>
              <w:pStyle w:val="Texto"/>
              <w:jc w:val="left"/>
              <w:rPr>
                <w:b/>
                <w:bCs/>
              </w:rPr>
            </w:pPr>
            <w:r w:rsidRPr="00065FC0">
              <w:rPr>
                <w:b/>
                <w:bCs/>
              </w:rPr>
              <w:t xml:space="preserve">Observaciones: </w:t>
            </w:r>
            <w:r w:rsidR="00DD3A9A" w:rsidRPr="00065FC0">
              <w:rPr>
                <w:rFonts w:eastAsia="Arial"/>
              </w:rPr>
              <w:t>La lista debe sincronizarse automáticamente con la base de datos institucional.</w:t>
            </w:r>
          </w:p>
        </w:tc>
      </w:tr>
    </w:tbl>
    <w:p w14:paraId="3294FC83" w14:textId="77777777" w:rsidR="00A960E5" w:rsidRPr="00065FC0" w:rsidRDefault="00A960E5" w:rsidP="00054E9C">
      <w:pPr>
        <w:rPr>
          <w:rFonts w:ascii="Arial" w:hAnsi="Arial" w:cs="Arial"/>
          <w:rPrChange w:id="539" w:author="JOEL ALEJANDRO PARRA MARANON" w:date="2025-12-07T21:04:00Z" w16du:dateUtc="2025-12-08T02:04:00Z">
            <w:rPr/>
          </w:rPrChange>
        </w:rPr>
      </w:pPr>
    </w:p>
    <w:tbl>
      <w:tblPr>
        <w:tblStyle w:val="Tablaconcuadrcula"/>
        <w:tblW w:w="0" w:type="auto"/>
        <w:tblLook w:val="04A0" w:firstRow="1" w:lastRow="0" w:firstColumn="1" w:lastColumn="0" w:noHBand="0" w:noVBand="1"/>
      </w:tblPr>
      <w:tblGrid>
        <w:gridCol w:w="4388"/>
        <w:gridCol w:w="4389"/>
      </w:tblGrid>
      <w:tr w:rsidR="00A960E5" w:rsidRPr="00065FC0" w14:paraId="6F67306E" w14:textId="77777777" w:rsidTr="00FA3FB0">
        <w:tc>
          <w:tcPr>
            <w:tcW w:w="8777" w:type="dxa"/>
            <w:gridSpan w:val="2"/>
          </w:tcPr>
          <w:p w14:paraId="0DF79DA3" w14:textId="77777777" w:rsidR="00A960E5" w:rsidRPr="00065FC0" w:rsidRDefault="00A960E5" w:rsidP="00FA3FB0">
            <w:pPr>
              <w:pStyle w:val="Texto"/>
              <w:jc w:val="right"/>
              <w:rPr>
                <w:b/>
                <w:bCs/>
              </w:rPr>
            </w:pPr>
            <w:r w:rsidRPr="00065FC0">
              <w:rPr>
                <w:b/>
                <w:bCs/>
              </w:rPr>
              <w:t>HISTORIA DE USUARIO</w:t>
            </w:r>
          </w:p>
        </w:tc>
      </w:tr>
      <w:tr w:rsidR="00A960E5" w:rsidRPr="00065FC0" w14:paraId="6D7A864E" w14:textId="77777777" w:rsidTr="00FA3FB0">
        <w:tc>
          <w:tcPr>
            <w:tcW w:w="4388" w:type="dxa"/>
          </w:tcPr>
          <w:p w14:paraId="64B9F155" w14:textId="3D10458D" w:rsidR="00A960E5" w:rsidRPr="00065FC0" w:rsidRDefault="00A960E5" w:rsidP="00FA3FB0">
            <w:pPr>
              <w:pStyle w:val="Texto"/>
              <w:jc w:val="left"/>
              <w:rPr>
                <w:b/>
                <w:bCs/>
              </w:rPr>
            </w:pPr>
            <w:r w:rsidRPr="00065FC0">
              <w:rPr>
                <w:b/>
                <w:bCs/>
              </w:rPr>
              <w:t xml:space="preserve">Identificador (ID): </w:t>
            </w:r>
            <w:r w:rsidRPr="00065FC0">
              <w:t>HU00</w:t>
            </w:r>
            <w:r w:rsidR="00DD3A9A" w:rsidRPr="00065FC0">
              <w:t>5</w:t>
            </w:r>
          </w:p>
        </w:tc>
        <w:tc>
          <w:tcPr>
            <w:tcW w:w="4389" w:type="dxa"/>
          </w:tcPr>
          <w:p w14:paraId="4C6C3001" w14:textId="35BC0DFD" w:rsidR="00A960E5" w:rsidRPr="00065FC0" w:rsidRDefault="00A960E5" w:rsidP="00FA3FB0">
            <w:pPr>
              <w:pStyle w:val="Texto"/>
              <w:jc w:val="left"/>
              <w:rPr>
                <w:b/>
                <w:bCs/>
              </w:rPr>
            </w:pPr>
            <w:r w:rsidRPr="00065FC0">
              <w:rPr>
                <w:b/>
                <w:bCs/>
              </w:rPr>
              <w:t xml:space="preserve">Usuario: </w:t>
            </w:r>
            <w:r w:rsidR="00DD3A9A" w:rsidRPr="00065FC0">
              <w:t>Docente</w:t>
            </w:r>
          </w:p>
        </w:tc>
      </w:tr>
      <w:tr w:rsidR="00A960E5" w:rsidRPr="00065FC0" w14:paraId="7DBD0F85" w14:textId="77777777" w:rsidTr="00FA3FB0">
        <w:tc>
          <w:tcPr>
            <w:tcW w:w="8777" w:type="dxa"/>
            <w:gridSpan w:val="2"/>
          </w:tcPr>
          <w:p w14:paraId="107F466A" w14:textId="1E58E981" w:rsidR="00A960E5" w:rsidRPr="00065FC0" w:rsidRDefault="00A960E5" w:rsidP="00FA3FB0">
            <w:pPr>
              <w:pStyle w:val="Texto"/>
              <w:jc w:val="left"/>
              <w:rPr>
                <w:b/>
                <w:bCs/>
              </w:rPr>
            </w:pPr>
            <w:r w:rsidRPr="00065FC0">
              <w:rPr>
                <w:b/>
                <w:bCs/>
              </w:rPr>
              <w:t xml:space="preserve">Nombre de la historia: </w:t>
            </w:r>
            <w:r w:rsidR="00DD3A9A" w:rsidRPr="00065FC0">
              <w:t>Visualizar notas de estudiantes</w:t>
            </w:r>
          </w:p>
        </w:tc>
      </w:tr>
      <w:tr w:rsidR="00A960E5" w:rsidRPr="00065FC0" w14:paraId="0A976EC0" w14:textId="77777777" w:rsidTr="00FA3FB0">
        <w:tc>
          <w:tcPr>
            <w:tcW w:w="4388" w:type="dxa"/>
          </w:tcPr>
          <w:p w14:paraId="5909584D" w14:textId="77777777" w:rsidR="00A960E5" w:rsidRPr="00065FC0" w:rsidRDefault="00A960E5" w:rsidP="00FA3FB0">
            <w:pPr>
              <w:pStyle w:val="Texto"/>
              <w:jc w:val="left"/>
            </w:pPr>
            <w:r w:rsidRPr="00065FC0">
              <w:rPr>
                <w:b/>
                <w:bCs/>
              </w:rPr>
              <w:t xml:space="preserve">Prioridad en negocio: </w:t>
            </w:r>
            <w:r w:rsidRPr="00065FC0">
              <w:t>Alta</w:t>
            </w:r>
          </w:p>
        </w:tc>
        <w:tc>
          <w:tcPr>
            <w:tcW w:w="4389" w:type="dxa"/>
          </w:tcPr>
          <w:p w14:paraId="568D6CE5" w14:textId="77777777" w:rsidR="00A960E5" w:rsidRPr="00065FC0" w:rsidRDefault="00A960E5" w:rsidP="00FA3FB0">
            <w:pPr>
              <w:pStyle w:val="Texto"/>
              <w:jc w:val="left"/>
            </w:pPr>
            <w:r w:rsidRPr="00065FC0">
              <w:rPr>
                <w:b/>
                <w:bCs/>
              </w:rPr>
              <w:t xml:space="preserve">Riesgo de desarrollo: </w:t>
            </w:r>
            <w:r w:rsidRPr="00065FC0">
              <w:t>Medio</w:t>
            </w:r>
          </w:p>
        </w:tc>
      </w:tr>
      <w:tr w:rsidR="00A960E5" w:rsidRPr="00065FC0" w14:paraId="5311F4E4" w14:textId="77777777" w:rsidTr="00FA3FB0">
        <w:tc>
          <w:tcPr>
            <w:tcW w:w="8777" w:type="dxa"/>
            <w:gridSpan w:val="2"/>
          </w:tcPr>
          <w:p w14:paraId="6E808241" w14:textId="7E348AAA" w:rsidR="00A960E5" w:rsidRPr="00065FC0" w:rsidRDefault="00A960E5" w:rsidP="00FA3FB0">
            <w:pPr>
              <w:pStyle w:val="Texto"/>
              <w:jc w:val="left"/>
              <w:rPr>
                <w:b/>
                <w:bCs/>
              </w:rPr>
            </w:pPr>
            <w:r w:rsidRPr="00065FC0">
              <w:rPr>
                <w:b/>
                <w:bCs/>
              </w:rPr>
              <w:t xml:space="preserve">Iteración asignada: </w:t>
            </w:r>
            <w:r w:rsidR="00DD3A9A" w:rsidRPr="00065FC0">
              <w:rPr>
                <w:b/>
                <w:bCs/>
              </w:rPr>
              <w:t>3</w:t>
            </w:r>
            <w:r w:rsidRPr="00065FC0">
              <w:rPr>
                <w:b/>
                <w:bCs/>
              </w:rPr>
              <w:t xml:space="preserve"> </w:t>
            </w:r>
          </w:p>
        </w:tc>
      </w:tr>
      <w:tr w:rsidR="00A960E5" w:rsidRPr="00065FC0" w14:paraId="001A4B3D" w14:textId="77777777" w:rsidTr="00FA3FB0">
        <w:tc>
          <w:tcPr>
            <w:tcW w:w="8777" w:type="dxa"/>
            <w:gridSpan w:val="2"/>
          </w:tcPr>
          <w:p w14:paraId="72ECC3A3"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24D9A7AE" w14:textId="77777777" w:rsidTr="00FA3FB0">
        <w:tc>
          <w:tcPr>
            <w:tcW w:w="8777" w:type="dxa"/>
            <w:gridSpan w:val="2"/>
          </w:tcPr>
          <w:p w14:paraId="0BC522ED" w14:textId="6AAB22A7" w:rsidR="00A960E5" w:rsidRPr="00065FC0" w:rsidRDefault="00A960E5" w:rsidP="00FA3FB0">
            <w:pPr>
              <w:pStyle w:val="Texto"/>
              <w:jc w:val="left"/>
              <w:rPr>
                <w:b/>
                <w:bCs/>
              </w:rPr>
            </w:pPr>
            <w:r w:rsidRPr="00065FC0">
              <w:rPr>
                <w:b/>
                <w:bCs/>
              </w:rPr>
              <w:t xml:space="preserve">Descripción: </w:t>
            </w:r>
            <w:r w:rsidR="006B1EC7" w:rsidRPr="00065FC0">
              <w:t>Como docente, quiero visualizar las calificaciones de los estudiantes en mis materias para hacer seguimiento a su progreso.</w:t>
            </w:r>
          </w:p>
        </w:tc>
      </w:tr>
      <w:tr w:rsidR="00A960E5" w:rsidRPr="00065FC0" w14:paraId="7619F13B" w14:textId="77777777" w:rsidTr="00FA3FB0">
        <w:trPr>
          <w:trHeight w:val="70"/>
        </w:trPr>
        <w:tc>
          <w:tcPr>
            <w:tcW w:w="8777" w:type="dxa"/>
            <w:gridSpan w:val="2"/>
          </w:tcPr>
          <w:p w14:paraId="4D028E4D" w14:textId="1857EEF6" w:rsidR="00A960E5" w:rsidRPr="00065FC0" w:rsidRDefault="00A960E5" w:rsidP="00FA3FB0">
            <w:pPr>
              <w:pStyle w:val="Texto"/>
              <w:jc w:val="left"/>
              <w:rPr>
                <w:b/>
                <w:bCs/>
              </w:rPr>
            </w:pPr>
            <w:r w:rsidRPr="00065FC0">
              <w:rPr>
                <w:b/>
                <w:bCs/>
              </w:rPr>
              <w:t xml:space="preserve">Observaciones: </w:t>
            </w:r>
            <w:r w:rsidR="006B1EC7" w:rsidRPr="00065FC0">
              <w:rPr>
                <w:rFonts w:eastAsia="Arial"/>
              </w:rPr>
              <w:t>Debe mostrar todas las notas por estudiante y materia, sincronizadas con la plataforma web.</w:t>
            </w:r>
          </w:p>
        </w:tc>
      </w:tr>
    </w:tbl>
    <w:p w14:paraId="3997DB86" w14:textId="77777777" w:rsidR="00A960E5" w:rsidRPr="00065FC0" w:rsidRDefault="00A960E5" w:rsidP="00054E9C">
      <w:pPr>
        <w:rPr>
          <w:rFonts w:ascii="Arial" w:hAnsi="Arial" w:cs="Arial"/>
          <w:rPrChange w:id="540" w:author="JOEL ALEJANDRO PARRA MARANON" w:date="2025-12-07T21:04:00Z" w16du:dateUtc="2025-12-08T02:04:00Z">
            <w:rPr/>
          </w:rPrChange>
        </w:rPr>
      </w:pPr>
    </w:p>
    <w:tbl>
      <w:tblPr>
        <w:tblStyle w:val="Tablaconcuadrcula"/>
        <w:tblW w:w="0" w:type="auto"/>
        <w:tblLook w:val="04A0" w:firstRow="1" w:lastRow="0" w:firstColumn="1" w:lastColumn="0" w:noHBand="0" w:noVBand="1"/>
      </w:tblPr>
      <w:tblGrid>
        <w:gridCol w:w="4388"/>
        <w:gridCol w:w="4389"/>
      </w:tblGrid>
      <w:tr w:rsidR="00A960E5" w:rsidRPr="00065FC0" w14:paraId="5DB6CBB8" w14:textId="77777777" w:rsidTr="00FA3FB0">
        <w:tc>
          <w:tcPr>
            <w:tcW w:w="8777" w:type="dxa"/>
            <w:gridSpan w:val="2"/>
          </w:tcPr>
          <w:p w14:paraId="473BD713" w14:textId="77777777" w:rsidR="00A960E5" w:rsidRPr="00065FC0" w:rsidRDefault="00A960E5" w:rsidP="00FA3FB0">
            <w:pPr>
              <w:pStyle w:val="Texto"/>
              <w:jc w:val="right"/>
              <w:rPr>
                <w:b/>
                <w:bCs/>
              </w:rPr>
            </w:pPr>
            <w:r w:rsidRPr="00065FC0">
              <w:rPr>
                <w:b/>
                <w:bCs/>
              </w:rPr>
              <w:t>HISTORIA DE USUARIO</w:t>
            </w:r>
          </w:p>
        </w:tc>
      </w:tr>
      <w:tr w:rsidR="00A960E5" w:rsidRPr="00065FC0" w14:paraId="1E093AD7" w14:textId="77777777" w:rsidTr="00FA3FB0">
        <w:tc>
          <w:tcPr>
            <w:tcW w:w="4388" w:type="dxa"/>
          </w:tcPr>
          <w:p w14:paraId="48B22730" w14:textId="19F7A3EB" w:rsidR="00A960E5" w:rsidRPr="00065FC0" w:rsidRDefault="00A960E5" w:rsidP="00FA3FB0">
            <w:pPr>
              <w:pStyle w:val="Texto"/>
              <w:jc w:val="left"/>
              <w:rPr>
                <w:b/>
                <w:bCs/>
              </w:rPr>
            </w:pPr>
            <w:r w:rsidRPr="00065FC0">
              <w:rPr>
                <w:b/>
                <w:bCs/>
              </w:rPr>
              <w:t xml:space="preserve">Identificador (ID): </w:t>
            </w:r>
            <w:r w:rsidRPr="00065FC0">
              <w:t>HU00</w:t>
            </w:r>
            <w:r w:rsidR="008F4DDF" w:rsidRPr="00065FC0">
              <w:t>6</w:t>
            </w:r>
          </w:p>
        </w:tc>
        <w:tc>
          <w:tcPr>
            <w:tcW w:w="4389" w:type="dxa"/>
          </w:tcPr>
          <w:p w14:paraId="75963201" w14:textId="71281083" w:rsidR="008F4DDF" w:rsidRPr="00065FC0" w:rsidRDefault="00A960E5" w:rsidP="00FA3FB0">
            <w:pPr>
              <w:pStyle w:val="Texto"/>
              <w:jc w:val="left"/>
            </w:pPr>
            <w:r w:rsidRPr="00065FC0">
              <w:rPr>
                <w:b/>
                <w:bCs/>
              </w:rPr>
              <w:t xml:space="preserve">Usuario: </w:t>
            </w:r>
            <w:r w:rsidR="008F4DDF" w:rsidRPr="00065FC0">
              <w:t>Docente</w:t>
            </w:r>
          </w:p>
        </w:tc>
      </w:tr>
      <w:tr w:rsidR="00A960E5" w:rsidRPr="00065FC0" w14:paraId="510DC74D" w14:textId="77777777" w:rsidTr="00FA3FB0">
        <w:tc>
          <w:tcPr>
            <w:tcW w:w="8777" w:type="dxa"/>
            <w:gridSpan w:val="2"/>
          </w:tcPr>
          <w:p w14:paraId="632301ED" w14:textId="6ECCA79D" w:rsidR="00A960E5" w:rsidRPr="00065FC0" w:rsidRDefault="00A960E5" w:rsidP="00FA3FB0">
            <w:pPr>
              <w:pStyle w:val="Texto"/>
              <w:jc w:val="left"/>
              <w:rPr>
                <w:b/>
                <w:bCs/>
              </w:rPr>
            </w:pPr>
            <w:r w:rsidRPr="00065FC0">
              <w:rPr>
                <w:b/>
                <w:bCs/>
              </w:rPr>
              <w:t xml:space="preserve">Nombre de la historia: </w:t>
            </w:r>
            <w:r w:rsidR="00DB764E" w:rsidRPr="00065FC0">
              <w:t>Visualizar observaciones y comentarios de estudiantes</w:t>
            </w:r>
          </w:p>
        </w:tc>
      </w:tr>
      <w:tr w:rsidR="00A960E5" w:rsidRPr="00065FC0" w14:paraId="197D13BF" w14:textId="77777777" w:rsidTr="00FA3FB0">
        <w:tc>
          <w:tcPr>
            <w:tcW w:w="4388" w:type="dxa"/>
          </w:tcPr>
          <w:p w14:paraId="18A3A586" w14:textId="0C21384C" w:rsidR="00A960E5" w:rsidRPr="00065FC0" w:rsidRDefault="00A960E5" w:rsidP="00FA3FB0">
            <w:pPr>
              <w:pStyle w:val="Texto"/>
              <w:jc w:val="left"/>
            </w:pPr>
            <w:r w:rsidRPr="00065FC0">
              <w:rPr>
                <w:b/>
                <w:bCs/>
              </w:rPr>
              <w:t xml:space="preserve">Prioridad en negocio: </w:t>
            </w:r>
            <w:r w:rsidR="009842B5" w:rsidRPr="00065FC0">
              <w:t>Medio</w:t>
            </w:r>
          </w:p>
        </w:tc>
        <w:tc>
          <w:tcPr>
            <w:tcW w:w="4389" w:type="dxa"/>
          </w:tcPr>
          <w:p w14:paraId="5911C345" w14:textId="77777777" w:rsidR="00A960E5" w:rsidRPr="00065FC0" w:rsidRDefault="00A960E5" w:rsidP="00FA3FB0">
            <w:pPr>
              <w:pStyle w:val="Texto"/>
              <w:jc w:val="left"/>
            </w:pPr>
            <w:r w:rsidRPr="00065FC0">
              <w:rPr>
                <w:b/>
                <w:bCs/>
              </w:rPr>
              <w:t xml:space="preserve">Riesgo de desarrollo: </w:t>
            </w:r>
            <w:r w:rsidRPr="00065FC0">
              <w:t>Medio</w:t>
            </w:r>
          </w:p>
        </w:tc>
      </w:tr>
      <w:tr w:rsidR="00A960E5" w:rsidRPr="00065FC0" w14:paraId="256364C2" w14:textId="77777777" w:rsidTr="00FA3FB0">
        <w:tc>
          <w:tcPr>
            <w:tcW w:w="8777" w:type="dxa"/>
            <w:gridSpan w:val="2"/>
          </w:tcPr>
          <w:p w14:paraId="6E6B4C84" w14:textId="5759D1A9" w:rsidR="00A960E5" w:rsidRPr="00065FC0" w:rsidRDefault="00A960E5" w:rsidP="00FA3FB0">
            <w:pPr>
              <w:pStyle w:val="Texto"/>
              <w:jc w:val="left"/>
              <w:rPr>
                <w:b/>
                <w:bCs/>
              </w:rPr>
            </w:pPr>
            <w:r w:rsidRPr="00065FC0">
              <w:rPr>
                <w:b/>
                <w:bCs/>
              </w:rPr>
              <w:t xml:space="preserve">Iteración asignada: </w:t>
            </w:r>
            <w:r w:rsidR="009842B5" w:rsidRPr="00065FC0">
              <w:rPr>
                <w:b/>
                <w:bCs/>
              </w:rPr>
              <w:t>3</w:t>
            </w:r>
          </w:p>
        </w:tc>
      </w:tr>
      <w:tr w:rsidR="00A960E5" w:rsidRPr="00065FC0" w14:paraId="05DDE748" w14:textId="77777777" w:rsidTr="00FA3FB0">
        <w:tc>
          <w:tcPr>
            <w:tcW w:w="8777" w:type="dxa"/>
            <w:gridSpan w:val="2"/>
          </w:tcPr>
          <w:p w14:paraId="711D233E"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351DF640" w14:textId="77777777" w:rsidTr="00FA3FB0">
        <w:tc>
          <w:tcPr>
            <w:tcW w:w="8777" w:type="dxa"/>
            <w:gridSpan w:val="2"/>
          </w:tcPr>
          <w:p w14:paraId="2CFE5C0C" w14:textId="0EEE6F0A" w:rsidR="00A960E5" w:rsidRPr="00065FC0" w:rsidRDefault="00A960E5" w:rsidP="00FA3FB0">
            <w:pPr>
              <w:pStyle w:val="Texto"/>
              <w:jc w:val="left"/>
              <w:rPr>
                <w:b/>
                <w:bCs/>
              </w:rPr>
            </w:pPr>
            <w:r w:rsidRPr="00065FC0">
              <w:rPr>
                <w:b/>
                <w:bCs/>
              </w:rPr>
              <w:t xml:space="preserve">Descripción: </w:t>
            </w:r>
            <w:r w:rsidR="008F3EF0" w:rsidRPr="00065FC0">
              <w:t>Como docente, quiero visualizar las observaciones registradas por los estudiantes para conocer sus inquietudes o sugerencias.</w:t>
            </w:r>
          </w:p>
        </w:tc>
      </w:tr>
      <w:tr w:rsidR="00A960E5" w:rsidRPr="00065FC0" w14:paraId="245534B4" w14:textId="77777777" w:rsidTr="00FA3FB0">
        <w:trPr>
          <w:trHeight w:val="70"/>
        </w:trPr>
        <w:tc>
          <w:tcPr>
            <w:tcW w:w="8777" w:type="dxa"/>
            <w:gridSpan w:val="2"/>
          </w:tcPr>
          <w:p w14:paraId="597CD070" w14:textId="2D84AABD" w:rsidR="00A960E5" w:rsidRPr="00065FC0" w:rsidRDefault="00A960E5" w:rsidP="00FA3FB0">
            <w:pPr>
              <w:pStyle w:val="Texto"/>
              <w:jc w:val="left"/>
              <w:rPr>
                <w:b/>
                <w:bCs/>
              </w:rPr>
            </w:pPr>
            <w:r w:rsidRPr="00065FC0">
              <w:rPr>
                <w:b/>
                <w:bCs/>
              </w:rPr>
              <w:lastRenderedPageBreak/>
              <w:t xml:space="preserve">Observaciones: </w:t>
            </w:r>
            <w:r w:rsidR="008F3EF0" w:rsidRPr="00065FC0">
              <w:rPr>
                <w:rFonts w:eastAsia="Arial"/>
              </w:rPr>
              <w:t>Las observaciones se mostrarán organizadas por materia y estudiante.</w:t>
            </w:r>
          </w:p>
        </w:tc>
      </w:tr>
    </w:tbl>
    <w:p w14:paraId="5B7E2A52" w14:textId="77777777" w:rsidR="00A960E5" w:rsidRPr="00065FC0" w:rsidRDefault="00A960E5" w:rsidP="00054E9C">
      <w:pPr>
        <w:rPr>
          <w:rFonts w:ascii="Arial" w:hAnsi="Arial" w:cs="Arial"/>
          <w:rPrChange w:id="541" w:author="JOEL ALEJANDRO PARRA MARANON" w:date="2025-12-07T21:04:00Z" w16du:dateUtc="2025-12-08T02:04:00Z">
            <w:rPr/>
          </w:rPrChange>
        </w:rPr>
      </w:pPr>
    </w:p>
    <w:tbl>
      <w:tblPr>
        <w:tblStyle w:val="Tablaconcuadrcula"/>
        <w:tblW w:w="0" w:type="auto"/>
        <w:tblLook w:val="04A0" w:firstRow="1" w:lastRow="0" w:firstColumn="1" w:lastColumn="0" w:noHBand="0" w:noVBand="1"/>
      </w:tblPr>
      <w:tblGrid>
        <w:gridCol w:w="4388"/>
        <w:gridCol w:w="4389"/>
      </w:tblGrid>
      <w:tr w:rsidR="00A960E5" w:rsidRPr="00065FC0" w14:paraId="2D056383" w14:textId="77777777" w:rsidTr="00FA3FB0">
        <w:tc>
          <w:tcPr>
            <w:tcW w:w="8777" w:type="dxa"/>
            <w:gridSpan w:val="2"/>
          </w:tcPr>
          <w:p w14:paraId="0D345DF6" w14:textId="77777777" w:rsidR="00A960E5" w:rsidRPr="00065FC0" w:rsidRDefault="00A960E5" w:rsidP="00FA3FB0">
            <w:pPr>
              <w:pStyle w:val="Texto"/>
              <w:jc w:val="right"/>
              <w:rPr>
                <w:b/>
                <w:bCs/>
              </w:rPr>
            </w:pPr>
            <w:r w:rsidRPr="00065FC0">
              <w:rPr>
                <w:b/>
                <w:bCs/>
              </w:rPr>
              <w:t>HISTORIA DE USUARIO</w:t>
            </w:r>
          </w:p>
        </w:tc>
      </w:tr>
      <w:tr w:rsidR="00A960E5" w:rsidRPr="00065FC0" w14:paraId="3BF526FA" w14:textId="77777777" w:rsidTr="00FA3FB0">
        <w:tc>
          <w:tcPr>
            <w:tcW w:w="4388" w:type="dxa"/>
          </w:tcPr>
          <w:p w14:paraId="42C75475" w14:textId="1571EA41" w:rsidR="00A960E5" w:rsidRPr="00065FC0" w:rsidRDefault="00A960E5" w:rsidP="00FA3FB0">
            <w:pPr>
              <w:pStyle w:val="Texto"/>
              <w:jc w:val="left"/>
              <w:rPr>
                <w:b/>
                <w:bCs/>
              </w:rPr>
            </w:pPr>
            <w:r w:rsidRPr="00065FC0">
              <w:rPr>
                <w:b/>
                <w:bCs/>
              </w:rPr>
              <w:t xml:space="preserve">Identificador (ID): </w:t>
            </w:r>
            <w:r w:rsidRPr="00065FC0">
              <w:t>HU00</w:t>
            </w:r>
            <w:r w:rsidR="00CB5997" w:rsidRPr="00065FC0">
              <w:t>7</w:t>
            </w:r>
          </w:p>
        </w:tc>
        <w:tc>
          <w:tcPr>
            <w:tcW w:w="4389" w:type="dxa"/>
          </w:tcPr>
          <w:p w14:paraId="73FFEB5C" w14:textId="29C9953D" w:rsidR="00A960E5" w:rsidRPr="00065FC0" w:rsidRDefault="00A960E5" w:rsidP="00FA3FB0">
            <w:pPr>
              <w:pStyle w:val="Texto"/>
              <w:jc w:val="left"/>
            </w:pPr>
            <w:r w:rsidRPr="00065FC0">
              <w:rPr>
                <w:b/>
                <w:bCs/>
              </w:rPr>
              <w:t xml:space="preserve">Usuario: </w:t>
            </w:r>
            <w:r w:rsidR="00E85624" w:rsidRPr="00065FC0">
              <w:t>Estudiante / Padre de familia</w:t>
            </w:r>
          </w:p>
        </w:tc>
      </w:tr>
      <w:tr w:rsidR="00A960E5" w:rsidRPr="00065FC0" w14:paraId="5DA558C6" w14:textId="77777777" w:rsidTr="00FA3FB0">
        <w:tc>
          <w:tcPr>
            <w:tcW w:w="8777" w:type="dxa"/>
            <w:gridSpan w:val="2"/>
          </w:tcPr>
          <w:p w14:paraId="46E516B8" w14:textId="3149062E" w:rsidR="00A960E5" w:rsidRPr="00065FC0" w:rsidRDefault="00A960E5" w:rsidP="00FA3FB0">
            <w:pPr>
              <w:pStyle w:val="Texto"/>
              <w:jc w:val="left"/>
              <w:rPr>
                <w:b/>
                <w:bCs/>
              </w:rPr>
            </w:pPr>
            <w:r w:rsidRPr="00065FC0">
              <w:rPr>
                <w:b/>
                <w:bCs/>
              </w:rPr>
              <w:t xml:space="preserve">Nombre de la historia: </w:t>
            </w:r>
            <w:r w:rsidR="00CB5997" w:rsidRPr="00065FC0">
              <w:t>Recibir notificaciones de cambios en notas o comunicados</w:t>
            </w:r>
          </w:p>
        </w:tc>
      </w:tr>
      <w:tr w:rsidR="00A960E5" w:rsidRPr="00065FC0" w14:paraId="73BF288E" w14:textId="77777777" w:rsidTr="00FA3FB0">
        <w:tc>
          <w:tcPr>
            <w:tcW w:w="4388" w:type="dxa"/>
          </w:tcPr>
          <w:p w14:paraId="2B4B8C28" w14:textId="57A25564" w:rsidR="00A960E5" w:rsidRPr="00065FC0" w:rsidRDefault="00A960E5" w:rsidP="00FA3FB0">
            <w:pPr>
              <w:pStyle w:val="Texto"/>
              <w:jc w:val="left"/>
            </w:pPr>
            <w:r w:rsidRPr="00065FC0">
              <w:rPr>
                <w:b/>
                <w:bCs/>
              </w:rPr>
              <w:t xml:space="preserve">Prioridad en negocio: </w:t>
            </w:r>
            <w:r w:rsidR="00CB5997" w:rsidRPr="00065FC0">
              <w:t>Medio</w:t>
            </w:r>
          </w:p>
        </w:tc>
        <w:tc>
          <w:tcPr>
            <w:tcW w:w="4389" w:type="dxa"/>
          </w:tcPr>
          <w:p w14:paraId="0C4CA769" w14:textId="20EE1E8A" w:rsidR="00A960E5" w:rsidRPr="00065FC0" w:rsidRDefault="00A960E5" w:rsidP="00FA3FB0">
            <w:pPr>
              <w:pStyle w:val="Texto"/>
              <w:jc w:val="left"/>
            </w:pPr>
            <w:r w:rsidRPr="00065FC0">
              <w:rPr>
                <w:b/>
                <w:bCs/>
              </w:rPr>
              <w:t xml:space="preserve">Riesgo de desarrollo: </w:t>
            </w:r>
            <w:r w:rsidR="00CB5997" w:rsidRPr="00065FC0">
              <w:t>Alto</w:t>
            </w:r>
          </w:p>
        </w:tc>
      </w:tr>
      <w:tr w:rsidR="00A960E5" w:rsidRPr="00065FC0" w14:paraId="6451C660" w14:textId="77777777" w:rsidTr="00FA3FB0">
        <w:tc>
          <w:tcPr>
            <w:tcW w:w="8777" w:type="dxa"/>
            <w:gridSpan w:val="2"/>
          </w:tcPr>
          <w:p w14:paraId="0783BF62" w14:textId="3333E35A" w:rsidR="00A960E5" w:rsidRPr="00065FC0" w:rsidRDefault="00A960E5" w:rsidP="00FA3FB0">
            <w:pPr>
              <w:pStyle w:val="Texto"/>
              <w:jc w:val="left"/>
              <w:rPr>
                <w:b/>
                <w:bCs/>
              </w:rPr>
            </w:pPr>
            <w:r w:rsidRPr="00065FC0">
              <w:rPr>
                <w:b/>
                <w:bCs/>
              </w:rPr>
              <w:t xml:space="preserve">Iteración asignada: </w:t>
            </w:r>
            <w:r w:rsidR="00CB5997" w:rsidRPr="00065FC0">
              <w:rPr>
                <w:b/>
                <w:bCs/>
              </w:rPr>
              <w:t>4</w:t>
            </w:r>
          </w:p>
        </w:tc>
      </w:tr>
      <w:tr w:rsidR="00A960E5" w:rsidRPr="00065FC0" w14:paraId="5F4B7E23" w14:textId="77777777" w:rsidTr="00FA3FB0">
        <w:tc>
          <w:tcPr>
            <w:tcW w:w="8777" w:type="dxa"/>
            <w:gridSpan w:val="2"/>
          </w:tcPr>
          <w:p w14:paraId="30343E6C"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34CC6E81" w14:textId="77777777" w:rsidTr="00FA3FB0">
        <w:tc>
          <w:tcPr>
            <w:tcW w:w="8777" w:type="dxa"/>
            <w:gridSpan w:val="2"/>
          </w:tcPr>
          <w:p w14:paraId="6E32FACD" w14:textId="1D9B9C45" w:rsidR="00A960E5" w:rsidRPr="00065FC0" w:rsidRDefault="00A960E5" w:rsidP="00FA3FB0">
            <w:pPr>
              <w:pStyle w:val="Texto"/>
              <w:jc w:val="left"/>
              <w:rPr>
                <w:b/>
                <w:bCs/>
              </w:rPr>
            </w:pPr>
            <w:r w:rsidRPr="00065FC0">
              <w:rPr>
                <w:b/>
                <w:bCs/>
              </w:rPr>
              <w:t xml:space="preserve">Descripción: </w:t>
            </w:r>
            <w:r w:rsidR="00E50E65" w:rsidRPr="00065FC0">
              <w:t>Como usuario, quiero recibir notificaciones automáticas cuando existan nuevos comunicados o actualizaciones de calificaciones</w:t>
            </w:r>
          </w:p>
        </w:tc>
      </w:tr>
      <w:tr w:rsidR="00A960E5" w:rsidRPr="00065FC0" w14:paraId="2D7980B0" w14:textId="77777777" w:rsidTr="00FA3FB0">
        <w:trPr>
          <w:trHeight w:val="70"/>
        </w:trPr>
        <w:tc>
          <w:tcPr>
            <w:tcW w:w="8777" w:type="dxa"/>
            <w:gridSpan w:val="2"/>
          </w:tcPr>
          <w:p w14:paraId="21B81139" w14:textId="7157695A" w:rsidR="00A960E5" w:rsidRPr="00065FC0" w:rsidRDefault="00A960E5" w:rsidP="00FA3FB0">
            <w:pPr>
              <w:pStyle w:val="Texto"/>
              <w:jc w:val="left"/>
              <w:rPr>
                <w:b/>
                <w:bCs/>
              </w:rPr>
            </w:pPr>
            <w:r w:rsidRPr="00065FC0">
              <w:rPr>
                <w:b/>
                <w:bCs/>
              </w:rPr>
              <w:t xml:space="preserve">Observaciones: </w:t>
            </w:r>
            <w:r w:rsidR="00E50E65" w:rsidRPr="00065FC0">
              <w:rPr>
                <w:rFonts w:eastAsia="Arial"/>
              </w:rPr>
              <w:t>Las notificaciones deben ser configurables desde el perfil del usuario.</w:t>
            </w:r>
          </w:p>
        </w:tc>
      </w:tr>
    </w:tbl>
    <w:p w14:paraId="7227BC66" w14:textId="77777777" w:rsidR="00A960E5" w:rsidRPr="00065FC0" w:rsidRDefault="00A960E5" w:rsidP="00054E9C">
      <w:pPr>
        <w:rPr>
          <w:rFonts w:ascii="Arial" w:hAnsi="Arial" w:cs="Arial"/>
          <w:rPrChange w:id="542" w:author="JOEL ALEJANDRO PARRA MARANON" w:date="2025-12-07T21:04:00Z" w16du:dateUtc="2025-12-08T02:04:00Z">
            <w:rPr/>
          </w:rPrChange>
        </w:rPr>
      </w:pPr>
    </w:p>
    <w:tbl>
      <w:tblPr>
        <w:tblStyle w:val="Tablaconcuadrcula"/>
        <w:tblW w:w="0" w:type="auto"/>
        <w:tblLook w:val="04A0" w:firstRow="1" w:lastRow="0" w:firstColumn="1" w:lastColumn="0" w:noHBand="0" w:noVBand="1"/>
      </w:tblPr>
      <w:tblGrid>
        <w:gridCol w:w="4388"/>
        <w:gridCol w:w="4389"/>
      </w:tblGrid>
      <w:tr w:rsidR="00A960E5" w:rsidRPr="00065FC0" w14:paraId="1F5D309C" w14:textId="77777777" w:rsidTr="00FA3FB0">
        <w:tc>
          <w:tcPr>
            <w:tcW w:w="8777" w:type="dxa"/>
            <w:gridSpan w:val="2"/>
          </w:tcPr>
          <w:p w14:paraId="6BAE78CD" w14:textId="77777777" w:rsidR="00A960E5" w:rsidRPr="00065FC0" w:rsidRDefault="00A960E5" w:rsidP="00FA3FB0">
            <w:pPr>
              <w:pStyle w:val="Texto"/>
              <w:jc w:val="right"/>
              <w:rPr>
                <w:b/>
                <w:bCs/>
              </w:rPr>
            </w:pPr>
            <w:r w:rsidRPr="00065FC0">
              <w:rPr>
                <w:b/>
                <w:bCs/>
              </w:rPr>
              <w:t>HISTORIA DE USUARIO</w:t>
            </w:r>
          </w:p>
        </w:tc>
      </w:tr>
      <w:tr w:rsidR="00A960E5" w:rsidRPr="00065FC0" w14:paraId="5F4E4A16" w14:textId="77777777" w:rsidTr="00FA3FB0">
        <w:tc>
          <w:tcPr>
            <w:tcW w:w="4388" w:type="dxa"/>
          </w:tcPr>
          <w:p w14:paraId="551E85F2" w14:textId="14B9CFF6" w:rsidR="00A960E5" w:rsidRPr="00065FC0" w:rsidRDefault="00A960E5" w:rsidP="00FA3FB0">
            <w:pPr>
              <w:pStyle w:val="Texto"/>
              <w:jc w:val="left"/>
              <w:rPr>
                <w:b/>
                <w:bCs/>
              </w:rPr>
            </w:pPr>
            <w:r w:rsidRPr="00065FC0">
              <w:rPr>
                <w:b/>
                <w:bCs/>
              </w:rPr>
              <w:t xml:space="preserve">Identificador (ID): </w:t>
            </w:r>
            <w:r w:rsidRPr="00065FC0">
              <w:t>HU00</w:t>
            </w:r>
            <w:r w:rsidR="00E85624" w:rsidRPr="00065FC0">
              <w:t>8</w:t>
            </w:r>
          </w:p>
        </w:tc>
        <w:tc>
          <w:tcPr>
            <w:tcW w:w="4389" w:type="dxa"/>
          </w:tcPr>
          <w:p w14:paraId="0F057460" w14:textId="0FDE7985" w:rsidR="00A960E5" w:rsidRPr="00065FC0" w:rsidRDefault="00A960E5" w:rsidP="00FA3FB0">
            <w:pPr>
              <w:pStyle w:val="Texto"/>
              <w:jc w:val="left"/>
              <w:rPr>
                <w:b/>
                <w:bCs/>
              </w:rPr>
            </w:pPr>
            <w:r w:rsidRPr="00065FC0">
              <w:rPr>
                <w:b/>
                <w:bCs/>
              </w:rPr>
              <w:t xml:space="preserve">Usuario: </w:t>
            </w:r>
            <w:r w:rsidR="00E85624" w:rsidRPr="00065FC0">
              <w:t>Todos</w:t>
            </w:r>
          </w:p>
        </w:tc>
      </w:tr>
      <w:tr w:rsidR="00A960E5" w:rsidRPr="00065FC0" w14:paraId="2C3DAC94" w14:textId="77777777" w:rsidTr="00FA3FB0">
        <w:tc>
          <w:tcPr>
            <w:tcW w:w="8777" w:type="dxa"/>
            <w:gridSpan w:val="2"/>
          </w:tcPr>
          <w:p w14:paraId="597D0535" w14:textId="3B6A7CAA" w:rsidR="00A960E5" w:rsidRPr="00065FC0" w:rsidRDefault="00A960E5" w:rsidP="00FA3FB0">
            <w:pPr>
              <w:pStyle w:val="Texto"/>
              <w:jc w:val="left"/>
              <w:rPr>
                <w:b/>
                <w:bCs/>
              </w:rPr>
            </w:pPr>
            <w:r w:rsidRPr="00065FC0">
              <w:rPr>
                <w:b/>
                <w:bCs/>
              </w:rPr>
              <w:t xml:space="preserve">Nombre de la historia: </w:t>
            </w:r>
            <w:r w:rsidR="00296A35" w:rsidRPr="00065FC0">
              <w:t>Consultar comunicados y actividades institucionales</w:t>
            </w:r>
          </w:p>
        </w:tc>
      </w:tr>
      <w:tr w:rsidR="00A960E5" w:rsidRPr="00065FC0" w14:paraId="72B0F4AD" w14:textId="77777777" w:rsidTr="00FA3FB0">
        <w:tc>
          <w:tcPr>
            <w:tcW w:w="4388" w:type="dxa"/>
          </w:tcPr>
          <w:p w14:paraId="551279F0" w14:textId="622CA6EB" w:rsidR="00A960E5" w:rsidRPr="00065FC0" w:rsidRDefault="00A960E5" w:rsidP="00FA3FB0">
            <w:pPr>
              <w:pStyle w:val="Texto"/>
              <w:jc w:val="left"/>
            </w:pPr>
            <w:r w:rsidRPr="00065FC0">
              <w:rPr>
                <w:b/>
                <w:bCs/>
              </w:rPr>
              <w:t xml:space="preserve">Prioridad en negocio: </w:t>
            </w:r>
            <w:r w:rsidR="00296A35" w:rsidRPr="00065FC0">
              <w:t>Medio</w:t>
            </w:r>
          </w:p>
        </w:tc>
        <w:tc>
          <w:tcPr>
            <w:tcW w:w="4389" w:type="dxa"/>
          </w:tcPr>
          <w:p w14:paraId="40DCD3AA" w14:textId="59CB9C15" w:rsidR="00A960E5" w:rsidRPr="00065FC0" w:rsidRDefault="00A960E5" w:rsidP="00FA3FB0">
            <w:pPr>
              <w:pStyle w:val="Texto"/>
              <w:jc w:val="left"/>
            </w:pPr>
            <w:r w:rsidRPr="00065FC0">
              <w:rPr>
                <w:b/>
                <w:bCs/>
              </w:rPr>
              <w:t xml:space="preserve">Riesgo de desarrollo: </w:t>
            </w:r>
            <w:r w:rsidR="00296A35" w:rsidRPr="00065FC0">
              <w:t>Bajo</w:t>
            </w:r>
          </w:p>
        </w:tc>
      </w:tr>
      <w:tr w:rsidR="00A960E5" w:rsidRPr="00065FC0" w14:paraId="793896B6" w14:textId="77777777" w:rsidTr="00FA3FB0">
        <w:tc>
          <w:tcPr>
            <w:tcW w:w="8777" w:type="dxa"/>
            <w:gridSpan w:val="2"/>
          </w:tcPr>
          <w:p w14:paraId="09A77B79" w14:textId="51F13117" w:rsidR="00A960E5" w:rsidRPr="00065FC0" w:rsidRDefault="00A960E5" w:rsidP="00FA3FB0">
            <w:pPr>
              <w:pStyle w:val="Texto"/>
              <w:jc w:val="left"/>
              <w:rPr>
                <w:b/>
                <w:bCs/>
              </w:rPr>
            </w:pPr>
            <w:r w:rsidRPr="00065FC0">
              <w:rPr>
                <w:b/>
                <w:bCs/>
              </w:rPr>
              <w:t xml:space="preserve">Iteración asignada: </w:t>
            </w:r>
            <w:r w:rsidR="00296A35" w:rsidRPr="00065FC0">
              <w:rPr>
                <w:b/>
                <w:bCs/>
              </w:rPr>
              <w:t>4</w:t>
            </w:r>
          </w:p>
        </w:tc>
      </w:tr>
      <w:tr w:rsidR="00A960E5" w:rsidRPr="00065FC0" w14:paraId="51E8687F" w14:textId="77777777" w:rsidTr="00FA3FB0">
        <w:tc>
          <w:tcPr>
            <w:tcW w:w="8777" w:type="dxa"/>
            <w:gridSpan w:val="2"/>
          </w:tcPr>
          <w:p w14:paraId="0AFAC872"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2FFB3023" w14:textId="77777777" w:rsidTr="00FA3FB0">
        <w:tc>
          <w:tcPr>
            <w:tcW w:w="8777" w:type="dxa"/>
            <w:gridSpan w:val="2"/>
          </w:tcPr>
          <w:p w14:paraId="5BFDBAFC" w14:textId="4055D237" w:rsidR="00A960E5" w:rsidRPr="00065FC0" w:rsidRDefault="00A960E5" w:rsidP="00FA3FB0">
            <w:pPr>
              <w:pStyle w:val="Texto"/>
              <w:jc w:val="left"/>
              <w:rPr>
                <w:b/>
                <w:bCs/>
              </w:rPr>
            </w:pPr>
            <w:r w:rsidRPr="00065FC0">
              <w:rPr>
                <w:b/>
                <w:bCs/>
              </w:rPr>
              <w:t xml:space="preserve">Descripción: </w:t>
            </w:r>
            <w:r w:rsidR="00913E4D" w:rsidRPr="00065FC0">
              <w:t>Como usuario, quiero consultar los comunicados y actividades publicadas por la institución para mantenerme informado.</w:t>
            </w:r>
          </w:p>
        </w:tc>
      </w:tr>
      <w:tr w:rsidR="00A960E5" w:rsidRPr="00065FC0" w14:paraId="0CA5FB84" w14:textId="77777777" w:rsidTr="00FA3FB0">
        <w:trPr>
          <w:trHeight w:val="70"/>
        </w:trPr>
        <w:tc>
          <w:tcPr>
            <w:tcW w:w="8777" w:type="dxa"/>
            <w:gridSpan w:val="2"/>
          </w:tcPr>
          <w:p w14:paraId="52727958" w14:textId="3EF38F49" w:rsidR="00A960E5" w:rsidRPr="00065FC0" w:rsidRDefault="00A960E5" w:rsidP="00FA3FB0">
            <w:pPr>
              <w:pStyle w:val="Texto"/>
              <w:jc w:val="left"/>
              <w:rPr>
                <w:b/>
                <w:bCs/>
              </w:rPr>
            </w:pPr>
            <w:r w:rsidRPr="00065FC0">
              <w:rPr>
                <w:b/>
                <w:bCs/>
              </w:rPr>
              <w:t xml:space="preserve">Observaciones: </w:t>
            </w:r>
            <w:r w:rsidR="00913E4D" w:rsidRPr="00065FC0">
              <w:rPr>
                <w:rFonts w:eastAsia="Arial"/>
              </w:rPr>
              <w:t>Los comunicados deben presentarse ordenados cronológicamente.</w:t>
            </w:r>
          </w:p>
        </w:tc>
      </w:tr>
    </w:tbl>
    <w:p w14:paraId="29018DE3" w14:textId="77777777" w:rsidR="00A960E5" w:rsidRPr="00065FC0" w:rsidRDefault="00A960E5" w:rsidP="00054E9C">
      <w:pPr>
        <w:rPr>
          <w:rFonts w:ascii="Arial" w:hAnsi="Arial" w:cs="Arial"/>
          <w:rPrChange w:id="543" w:author="JOEL ALEJANDRO PARRA MARANON" w:date="2025-12-07T21:04:00Z" w16du:dateUtc="2025-12-08T02:04:00Z">
            <w:rPr/>
          </w:rPrChange>
        </w:rPr>
      </w:pPr>
    </w:p>
    <w:tbl>
      <w:tblPr>
        <w:tblStyle w:val="Tablaconcuadrcula"/>
        <w:tblW w:w="0" w:type="auto"/>
        <w:tblLook w:val="04A0" w:firstRow="1" w:lastRow="0" w:firstColumn="1" w:lastColumn="0" w:noHBand="0" w:noVBand="1"/>
      </w:tblPr>
      <w:tblGrid>
        <w:gridCol w:w="4388"/>
        <w:gridCol w:w="4389"/>
      </w:tblGrid>
      <w:tr w:rsidR="00A960E5" w:rsidRPr="00065FC0" w14:paraId="279E9E34" w14:textId="77777777" w:rsidTr="00FA3FB0">
        <w:tc>
          <w:tcPr>
            <w:tcW w:w="8777" w:type="dxa"/>
            <w:gridSpan w:val="2"/>
          </w:tcPr>
          <w:p w14:paraId="05B26378" w14:textId="77777777" w:rsidR="00A960E5" w:rsidRPr="00065FC0" w:rsidRDefault="00A960E5" w:rsidP="00FA3FB0">
            <w:pPr>
              <w:pStyle w:val="Texto"/>
              <w:jc w:val="right"/>
              <w:rPr>
                <w:b/>
                <w:bCs/>
              </w:rPr>
            </w:pPr>
            <w:r w:rsidRPr="00065FC0">
              <w:rPr>
                <w:b/>
                <w:bCs/>
              </w:rPr>
              <w:t>HISTORIA DE USUARIO</w:t>
            </w:r>
          </w:p>
        </w:tc>
      </w:tr>
      <w:tr w:rsidR="00A960E5" w:rsidRPr="00065FC0" w14:paraId="6C8DA4A9" w14:textId="77777777" w:rsidTr="00FA3FB0">
        <w:tc>
          <w:tcPr>
            <w:tcW w:w="4388" w:type="dxa"/>
          </w:tcPr>
          <w:p w14:paraId="0B27FFCB" w14:textId="68BB3BCD" w:rsidR="00A960E5" w:rsidRPr="00065FC0" w:rsidRDefault="00A960E5" w:rsidP="00FA3FB0">
            <w:pPr>
              <w:pStyle w:val="Texto"/>
              <w:jc w:val="left"/>
              <w:rPr>
                <w:b/>
                <w:bCs/>
              </w:rPr>
            </w:pPr>
            <w:r w:rsidRPr="00065FC0">
              <w:rPr>
                <w:b/>
                <w:bCs/>
              </w:rPr>
              <w:t xml:space="preserve">Identificador (ID): </w:t>
            </w:r>
            <w:r w:rsidRPr="00065FC0">
              <w:t>HU00</w:t>
            </w:r>
            <w:r w:rsidR="00913E4D" w:rsidRPr="00065FC0">
              <w:t>9</w:t>
            </w:r>
          </w:p>
        </w:tc>
        <w:tc>
          <w:tcPr>
            <w:tcW w:w="4389" w:type="dxa"/>
          </w:tcPr>
          <w:p w14:paraId="188CCC7D" w14:textId="3427C214" w:rsidR="00A960E5" w:rsidRPr="00065FC0" w:rsidRDefault="00A960E5" w:rsidP="00FA3FB0">
            <w:pPr>
              <w:pStyle w:val="Texto"/>
              <w:jc w:val="left"/>
              <w:rPr>
                <w:b/>
                <w:bCs/>
              </w:rPr>
            </w:pPr>
            <w:r w:rsidRPr="00065FC0">
              <w:rPr>
                <w:b/>
                <w:bCs/>
              </w:rPr>
              <w:t xml:space="preserve">Usuario: </w:t>
            </w:r>
            <w:r w:rsidR="00913E4D" w:rsidRPr="00065FC0">
              <w:t>Todos</w:t>
            </w:r>
          </w:p>
        </w:tc>
      </w:tr>
      <w:tr w:rsidR="00A960E5" w:rsidRPr="00065FC0" w14:paraId="4D7B7AA4" w14:textId="77777777" w:rsidTr="00FA3FB0">
        <w:tc>
          <w:tcPr>
            <w:tcW w:w="8777" w:type="dxa"/>
            <w:gridSpan w:val="2"/>
          </w:tcPr>
          <w:p w14:paraId="10F2CBA7" w14:textId="3FBF2C91" w:rsidR="00A960E5" w:rsidRPr="00065FC0" w:rsidRDefault="00A960E5" w:rsidP="00FA3FB0">
            <w:pPr>
              <w:pStyle w:val="Texto"/>
              <w:jc w:val="left"/>
              <w:rPr>
                <w:b/>
                <w:bCs/>
              </w:rPr>
            </w:pPr>
            <w:r w:rsidRPr="00065FC0">
              <w:rPr>
                <w:b/>
                <w:bCs/>
              </w:rPr>
              <w:t xml:space="preserve">Nombre de la historia: </w:t>
            </w:r>
            <w:r w:rsidR="00913E4D" w:rsidRPr="00065FC0">
              <w:t>Cerrar sesión de manera segura</w:t>
            </w:r>
          </w:p>
        </w:tc>
      </w:tr>
      <w:tr w:rsidR="00A960E5" w:rsidRPr="00065FC0" w14:paraId="27B0C561" w14:textId="77777777" w:rsidTr="00FA3FB0">
        <w:tc>
          <w:tcPr>
            <w:tcW w:w="4388" w:type="dxa"/>
          </w:tcPr>
          <w:p w14:paraId="151CCF88" w14:textId="77777777" w:rsidR="00A960E5" w:rsidRPr="00065FC0" w:rsidRDefault="00A960E5" w:rsidP="00FA3FB0">
            <w:pPr>
              <w:pStyle w:val="Texto"/>
              <w:jc w:val="left"/>
            </w:pPr>
            <w:r w:rsidRPr="00065FC0">
              <w:rPr>
                <w:b/>
                <w:bCs/>
              </w:rPr>
              <w:t xml:space="preserve">Prioridad en negocio: </w:t>
            </w:r>
            <w:r w:rsidRPr="00065FC0">
              <w:t>Alta</w:t>
            </w:r>
          </w:p>
        </w:tc>
        <w:tc>
          <w:tcPr>
            <w:tcW w:w="4389" w:type="dxa"/>
          </w:tcPr>
          <w:p w14:paraId="0D5241BE" w14:textId="239F1AB5" w:rsidR="00A960E5" w:rsidRPr="00065FC0" w:rsidRDefault="00A960E5" w:rsidP="00FA3FB0">
            <w:pPr>
              <w:pStyle w:val="Texto"/>
              <w:jc w:val="left"/>
            </w:pPr>
            <w:r w:rsidRPr="00065FC0">
              <w:rPr>
                <w:b/>
                <w:bCs/>
              </w:rPr>
              <w:t xml:space="preserve">Riesgo de desarrollo: </w:t>
            </w:r>
            <w:r w:rsidR="00913E4D" w:rsidRPr="00065FC0">
              <w:t>Bajo</w:t>
            </w:r>
          </w:p>
        </w:tc>
      </w:tr>
      <w:tr w:rsidR="00A960E5" w:rsidRPr="00065FC0" w14:paraId="29C58264" w14:textId="77777777" w:rsidTr="00FA3FB0">
        <w:tc>
          <w:tcPr>
            <w:tcW w:w="8777" w:type="dxa"/>
            <w:gridSpan w:val="2"/>
          </w:tcPr>
          <w:p w14:paraId="4390EC49" w14:textId="77777777" w:rsidR="00A960E5" w:rsidRPr="00065FC0" w:rsidRDefault="00A960E5" w:rsidP="00FA3FB0">
            <w:pPr>
              <w:pStyle w:val="Texto"/>
              <w:jc w:val="left"/>
              <w:rPr>
                <w:b/>
                <w:bCs/>
              </w:rPr>
            </w:pPr>
            <w:r w:rsidRPr="00065FC0">
              <w:rPr>
                <w:b/>
                <w:bCs/>
              </w:rPr>
              <w:t xml:space="preserve">Iteración asignada: 1 </w:t>
            </w:r>
          </w:p>
        </w:tc>
      </w:tr>
      <w:tr w:rsidR="00A960E5" w:rsidRPr="00065FC0" w14:paraId="2C2D0AE8" w14:textId="77777777" w:rsidTr="00FA3FB0">
        <w:tc>
          <w:tcPr>
            <w:tcW w:w="8777" w:type="dxa"/>
            <w:gridSpan w:val="2"/>
          </w:tcPr>
          <w:p w14:paraId="1927EFF3"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6DD96D3F" w14:textId="77777777" w:rsidTr="00FA3FB0">
        <w:tc>
          <w:tcPr>
            <w:tcW w:w="8777" w:type="dxa"/>
            <w:gridSpan w:val="2"/>
          </w:tcPr>
          <w:p w14:paraId="570820A6" w14:textId="371F1867" w:rsidR="00A960E5" w:rsidRPr="00065FC0" w:rsidRDefault="00A960E5" w:rsidP="00FA3FB0">
            <w:pPr>
              <w:pStyle w:val="Texto"/>
              <w:jc w:val="left"/>
              <w:rPr>
                <w:b/>
                <w:bCs/>
              </w:rPr>
            </w:pPr>
            <w:r w:rsidRPr="00065FC0">
              <w:rPr>
                <w:b/>
                <w:bCs/>
              </w:rPr>
              <w:t xml:space="preserve">Descripción: </w:t>
            </w:r>
            <w:r w:rsidR="00B73F83" w:rsidRPr="00065FC0">
              <w:t>Como usuario, quiero cerrar mi sesión de forma segura para evitar accesos no autorizados.</w:t>
            </w:r>
          </w:p>
        </w:tc>
      </w:tr>
      <w:tr w:rsidR="00A960E5" w:rsidRPr="00065FC0" w14:paraId="5FC81F1E" w14:textId="77777777" w:rsidTr="00FA3FB0">
        <w:trPr>
          <w:trHeight w:val="70"/>
        </w:trPr>
        <w:tc>
          <w:tcPr>
            <w:tcW w:w="8777" w:type="dxa"/>
            <w:gridSpan w:val="2"/>
          </w:tcPr>
          <w:p w14:paraId="49410E23" w14:textId="5D802314" w:rsidR="00A960E5" w:rsidRPr="00065FC0" w:rsidRDefault="00A960E5" w:rsidP="00FA3FB0">
            <w:pPr>
              <w:pStyle w:val="Texto"/>
              <w:jc w:val="left"/>
              <w:rPr>
                <w:b/>
                <w:bCs/>
              </w:rPr>
            </w:pPr>
            <w:r w:rsidRPr="00065FC0">
              <w:rPr>
                <w:b/>
                <w:bCs/>
              </w:rPr>
              <w:t xml:space="preserve">Observaciones: </w:t>
            </w:r>
            <w:r w:rsidR="00B73F83" w:rsidRPr="00065FC0">
              <w:rPr>
                <w:rFonts w:eastAsia="Arial"/>
              </w:rPr>
              <w:t>Al cerrar sesión se eliminarán los datos almacenados localmente y se redirigirá a la pantalla de login.</w:t>
            </w:r>
          </w:p>
        </w:tc>
      </w:tr>
    </w:tbl>
    <w:p w14:paraId="63DD3FBD" w14:textId="77777777" w:rsidR="005E4519" w:rsidRPr="00065FC0" w:rsidRDefault="005E4519" w:rsidP="00054E9C">
      <w:pPr>
        <w:rPr>
          <w:rFonts w:ascii="Arial" w:hAnsi="Arial" w:cs="Arial"/>
          <w:rPrChange w:id="544" w:author="JOEL ALEJANDRO PARRA MARANON" w:date="2025-12-07T21:04:00Z" w16du:dateUtc="2025-12-08T02:04:00Z">
            <w:rPr/>
          </w:rPrChange>
        </w:rPr>
      </w:pPr>
    </w:p>
    <w:p w14:paraId="54C19881" w14:textId="5BB5FCA2" w:rsidR="005E4519" w:rsidRPr="00065FC0" w:rsidRDefault="005E4519" w:rsidP="005E4519">
      <w:pPr>
        <w:pStyle w:val="Titulos"/>
      </w:pPr>
      <w:bookmarkStart w:id="545" w:name="_Toc216033965"/>
      <w:r w:rsidRPr="00065FC0">
        <w:lastRenderedPageBreak/>
        <w:t xml:space="preserve">ANEXO II. </w:t>
      </w:r>
      <w:proofErr w:type="spellStart"/>
      <w:r w:rsidRPr="00065FC0">
        <w:t>Sprints</w:t>
      </w:r>
      <w:bookmarkEnd w:id="545"/>
      <w:proofErr w:type="spellEnd"/>
    </w:p>
    <w:p w14:paraId="7349A6DC" w14:textId="57A6E8CD" w:rsidR="008D29A7" w:rsidRPr="00065FC0" w:rsidDel="005E4519" w:rsidRDefault="008D29A7" w:rsidP="0BEEBD15">
      <w:pPr>
        <w:rPr>
          <w:rFonts w:ascii="Arial" w:hAnsi="Arial" w:cs="Arial"/>
          <w:b/>
          <w:bCs/>
          <w:sz w:val="28"/>
          <w:szCs w:val="28"/>
        </w:rPr>
        <w:sectPr w:rsidR="008D29A7" w:rsidRPr="00065FC0" w:rsidDel="005E4519" w:rsidSect="008D29A7">
          <w:pgSz w:w="11906" w:h="16838" w:code="9"/>
          <w:pgMar w:top="1701" w:right="1418" w:bottom="1418" w:left="1701" w:header="709" w:footer="709" w:gutter="0"/>
          <w:pgNumType w:fmt="upperRoman" w:start="1"/>
          <w:cols w:space="708"/>
          <w:docGrid w:linePitch="360"/>
        </w:sectPr>
      </w:pPr>
      <w:r w:rsidRPr="00065FC0">
        <w:rPr>
          <w:rFonts w:ascii="Arial" w:hAnsi="Arial" w:cs="Arial"/>
          <w:rPrChange w:id="546" w:author="JOEL ALEJANDRO PARRA MARANON" w:date="2025-12-07T21:04:00Z" w16du:dateUtc="2025-12-08T02:04:00Z">
            <w:rPr/>
          </w:rPrChange>
        </w:rPr>
        <w:br w:type="page"/>
      </w:r>
      <w:bookmarkStart w:id="547" w:name="_Toc886634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9"/>
        <w:gridCol w:w="1699"/>
        <w:gridCol w:w="1174"/>
        <w:gridCol w:w="1452"/>
        <w:gridCol w:w="1145"/>
        <w:gridCol w:w="1541"/>
        <w:gridCol w:w="1017"/>
      </w:tblGrid>
      <w:tr w:rsidR="005E4519" w:rsidRPr="00065FC0" w14:paraId="666A8DBE" w14:textId="77777777" w:rsidTr="00DA4D2F">
        <w:trPr>
          <w:ins w:id="548" w:author="JOEL ALEJANDRO PARRA MARANON" w:date="2025-11-10T23:38:00Z"/>
        </w:trPr>
        <w:tc>
          <w:tcPr>
            <w:tcW w:w="1234" w:type="dxa"/>
          </w:tcPr>
          <w:bookmarkEnd w:id="547"/>
          <w:p w14:paraId="14492EEB" w14:textId="77777777" w:rsidR="005E4519" w:rsidRPr="00065FC0" w:rsidRDefault="005E4519" w:rsidP="00DA4D2F">
            <w:pPr>
              <w:rPr>
                <w:ins w:id="549" w:author="JOEL ALEJANDRO PARRA MARANON" w:date="2025-11-10T23:38:00Z" w16du:dateUtc="2025-11-11T04:38:00Z"/>
                <w:rFonts w:ascii="Arial" w:hAnsi="Arial" w:cs="Arial"/>
                <w:rPrChange w:id="550" w:author="JOEL ALEJANDRO PARRA MARANON" w:date="2025-12-07T21:04:00Z" w16du:dateUtc="2025-12-08T02:04:00Z">
                  <w:rPr>
                    <w:ins w:id="551" w:author="JOEL ALEJANDRO PARRA MARANON" w:date="2025-11-10T23:38:00Z" w16du:dateUtc="2025-11-11T04:38:00Z"/>
                  </w:rPr>
                </w:rPrChange>
              </w:rPr>
            </w:pPr>
            <w:ins w:id="552" w:author="JOEL ALEJANDRO PARRA MARANON" w:date="2025-11-10T23:38:00Z" w16du:dateUtc="2025-11-11T04:38:00Z">
              <w:r w:rsidRPr="00065FC0">
                <w:rPr>
                  <w:rFonts w:ascii="Arial" w:hAnsi="Arial" w:cs="Arial"/>
                  <w:rPrChange w:id="553" w:author="JOEL ALEJANDRO PARRA MARANON" w:date="2025-12-07T21:04:00Z" w16du:dateUtc="2025-12-08T02:04:00Z">
                    <w:rPr/>
                  </w:rPrChange>
                </w:rPr>
                <w:lastRenderedPageBreak/>
                <w:t>ID-SB</w:t>
              </w:r>
            </w:ins>
          </w:p>
        </w:tc>
        <w:tc>
          <w:tcPr>
            <w:tcW w:w="1234" w:type="dxa"/>
          </w:tcPr>
          <w:p w14:paraId="5699A0FF" w14:textId="77777777" w:rsidR="005E4519" w:rsidRPr="00065FC0" w:rsidRDefault="005E4519" w:rsidP="00DA4D2F">
            <w:pPr>
              <w:rPr>
                <w:ins w:id="554" w:author="JOEL ALEJANDRO PARRA MARANON" w:date="2025-11-10T23:38:00Z" w16du:dateUtc="2025-11-11T04:38:00Z"/>
                <w:rFonts w:ascii="Arial" w:hAnsi="Arial" w:cs="Arial"/>
                <w:rPrChange w:id="555" w:author="JOEL ALEJANDRO PARRA MARANON" w:date="2025-12-07T21:04:00Z" w16du:dateUtc="2025-12-08T02:04:00Z">
                  <w:rPr>
                    <w:ins w:id="556" w:author="JOEL ALEJANDRO PARRA MARANON" w:date="2025-11-10T23:38:00Z" w16du:dateUtc="2025-11-11T04:38:00Z"/>
                  </w:rPr>
                </w:rPrChange>
              </w:rPr>
            </w:pPr>
            <w:ins w:id="557" w:author="JOEL ALEJANDRO PARRA MARANON" w:date="2025-11-10T23:38:00Z" w16du:dateUtc="2025-11-11T04:38:00Z">
              <w:r w:rsidRPr="00065FC0">
                <w:rPr>
                  <w:rFonts w:ascii="Arial" w:hAnsi="Arial" w:cs="Arial"/>
                  <w:rPrChange w:id="558" w:author="JOEL ALEJANDRO PARRA MARANON" w:date="2025-12-07T21:04:00Z" w16du:dateUtc="2025-12-08T02:04:00Z">
                    <w:rPr/>
                  </w:rPrChange>
                </w:rPr>
                <w:t>NOMBRE MÓDULO</w:t>
              </w:r>
            </w:ins>
          </w:p>
        </w:tc>
        <w:tc>
          <w:tcPr>
            <w:tcW w:w="1234" w:type="dxa"/>
          </w:tcPr>
          <w:p w14:paraId="5EC2363E" w14:textId="77777777" w:rsidR="005E4519" w:rsidRPr="00065FC0" w:rsidRDefault="005E4519" w:rsidP="00DA4D2F">
            <w:pPr>
              <w:rPr>
                <w:ins w:id="559" w:author="JOEL ALEJANDRO PARRA MARANON" w:date="2025-11-10T23:38:00Z" w16du:dateUtc="2025-11-11T04:38:00Z"/>
                <w:rFonts w:ascii="Arial" w:hAnsi="Arial" w:cs="Arial"/>
                <w:rPrChange w:id="560" w:author="JOEL ALEJANDRO PARRA MARANON" w:date="2025-12-07T21:04:00Z" w16du:dateUtc="2025-12-08T02:04:00Z">
                  <w:rPr>
                    <w:ins w:id="561" w:author="JOEL ALEJANDRO PARRA MARANON" w:date="2025-11-10T23:38:00Z" w16du:dateUtc="2025-11-11T04:38:00Z"/>
                  </w:rPr>
                </w:rPrChange>
              </w:rPr>
            </w:pPr>
            <w:ins w:id="562" w:author="JOEL ALEJANDRO PARRA MARANON" w:date="2025-11-10T23:38:00Z" w16du:dateUtc="2025-11-11T04:38:00Z">
              <w:r w:rsidRPr="00065FC0">
                <w:rPr>
                  <w:rFonts w:ascii="Arial" w:hAnsi="Arial" w:cs="Arial"/>
                  <w:rPrChange w:id="563" w:author="JOEL ALEJANDRO PARRA MARANON" w:date="2025-12-07T21:04:00Z" w16du:dateUtc="2025-12-08T02:04:00Z">
                    <w:rPr/>
                  </w:rPrChange>
                </w:rPr>
                <w:t>ID-HU HISTORIAS DE USUARIO</w:t>
              </w:r>
            </w:ins>
          </w:p>
        </w:tc>
        <w:tc>
          <w:tcPr>
            <w:tcW w:w="1234" w:type="dxa"/>
          </w:tcPr>
          <w:p w14:paraId="5BA7E008" w14:textId="77777777" w:rsidR="005E4519" w:rsidRPr="00065FC0" w:rsidRDefault="005E4519" w:rsidP="00DA4D2F">
            <w:pPr>
              <w:rPr>
                <w:ins w:id="564" w:author="JOEL ALEJANDRO PARRA MARANON" w:date="2025-11-10T23:38:00Z" w16du:dateUtc="2025-11-11T04:38:00Z"/>
                <w:rFonts w:ascii="Arial" w:hAnsi="Arial" w:cs="Arial"/>
                <w:rPrChange w:id="565" w:author="JOEL ALEJANDRO PARRA MARANON" w:date="2025-12-07T21:04:00Z" w16du:dateUtc="2025-12-08T02:04:00Z">
                  <w:rPr>
                    <w:ins w:id="566" w:author="JOEL ALEJANDRO PARRA MARANON" w:date="2025-11-10T23:38:00Z" w16du:dateUtc="2025-11-11T04:38:00Z"/>
                  </w:rPr>
                </w:rPrChange>
              </w:rPr>
            </w:pPr>
            <w:ins w:id="567" w:author="JOEL ALEJANDRO PARRA MARANON" w:date="2025-11-10T23:38:00Z" w16du:dateUtc="2025-11-11T04:38:00Z">
              <w:r w:rsidRPr="00065FC0">
                <w:rPr>
                  <w:rFonts w:ascii="Arial" w:hAnsi="Arial" w:cs="Arial"/>
                  <w:rPrChange w:id="568" w:author="JOEL ALEJANDRO PARRA MARANON" w:date="2025-12-07T21:04:00Z" w16du:dateUtc="2025-12-08T02:04:00Z">
                    <w:rPr/>
                  </w:rPrChange>
                </w:rPr>
                <w:t>TAREAS</w:t>
              </w:r>
            </w:ins>
          </w:p>
        </w:tc>
        <w:tc>
          <w:tcPr>
            <w:tcW w:w="1234" w:type="dxa"/>
          </w:tcPr>
          <w:p w14:paraId="524A883E" w14:textId="77777777" w:rsidR="005E4519" w:rsidRPr="00065FC0" w:rsidRDefault="005E4519" w:rsidP="00DA4D2F">
            <w:pPr>
              <w:rPr>
                <w:ins w:id="569" w:author="JOEL ALEJANDRO PARRA MARANON" w:date="2025-11-10T23:38:00Z" w16du:dateUtc="2025-11-11T04:38:00Z"/>
                <w:rFonts w:ascii="Arial" w:hAnsi="Arial" w:cs="Arial"/>
                <w:rPrChange w:id="570" w:author="JOEL ALEJANDRO PARRA MARANON" w:date="2025-12-07T21:04:00Z" w16du:dateUtc="2025-12-08T02:04:00Z">
                  <w:rPr>
                    <w:ins w:id="571" w:author="JOEL ALEJANDRO PARRA MARANON" w:date="2025-11-10T23:38:00Z" w16du:dateUtc="2025-11-11T04:38:00Z"/>
                  </w:rPr>
                </w:rPrChange>
              </w:rPr>
            </w:pPr>
            <w:ins w:id="572" w:author="JOEL ALEJANDRO PARRA MARANON" w:date="2025-11-10T23:38:00Z" w16du:dateUtc="2025-11-11T04:38:00Z">
              <w:r w:rsidRPr="00065FC0">
                <w:rPr>
                  <w:rFonts w:ascii="Arial" w:hAnsi="Arial" w:cs="Arial"/>
                  <w:rPrChange w:id="573" w:author="JOEL ALEJANDRO PARRA MARANON" w:date="2025-12-07T21:04:00Z" w16du:dateUtc="2025-12-08T02:04:00Z">
                    <w:rPr/>
                  </w:rPrChange>
                </w:rPr>
                <w:t>TIEMPO ESTIMADO</w:t>
              </w:r>
            </w:ins>
          </w:p>
        </w:tc>
        <w:tc>
          <w:tcPr>
            <w:tcW w:w="1234" w:type="dxa"/>
          </w:tcPr>
          <w:p w14:paraId="10599D99" w14:textId="77777777" w:rsidR="005E4519" w:rsidRPr="00065FC0" w:rsidRDefault="005E4519" w:rsidP="00DA4D2F">
            <w:pPr>
              <w:rPr>
                <w:ins w:id="574" w:author="JOEL ALEJANDRO PARRA MARANON" w:date="2025-11-10T23:38:00Z" w16du:dateUtc="2025-11-11T04:38:00Z"/>
                <w:rFonts w:ascii="Arial" w:hAnsi="Arial" w:cs="Arial"/>
                <w:rPrChange w:id="575" w:author="JOEL ALEJANDRO PARRA MARANON" w:date="2025-12-07T21:04:00Z" w16du:dateUtc="2025-12-08T02:04:00Z">
                  <w:rPr>
                    <w:ins w:id="576" w:author="JOEL ALEJANDRO PARRA MARANON" w:date="2025-11-10T23:38:00Z" w16du:dateUtc="2025-11-11T04:38:00Z"/>
                  </w:rPr>
                </w:rPrChange>
              </w:rPr>
            </w:pPr>
            <w:ins w:id="577" w:author="JOEL ALEJANDRO PARRA MARANON" w:date="2025-11-10T23:38:00Z" w16du:dateUtc="2025-11-11T04:38:00Z">
              <w:r w:rsidRPr="00065FC0">
                <w:rPr>
                  <w:rFonts w:ascii="Arial" w:hAnsi="Arial" w:cs="Arial"/>
                  <w:rPrChange w:id="578" w:author="JOEL ALEJANDRO PARRA MARANON" w:date="2025-12-07T21:04:00Z" w16du:dateUtc="2025-12-08T02:04:00Z">
                    <w:rPr/>
                  </w:rPrChange>
                </w:rPr>
                <w:t>RESPONSABLE</w:t>
              </w:r>
            </w:ins>
          </w:p>
        </w:tc>
        <w:tc>
          <w:tcPr>
            <w:tcW w:w="1234" w:type="dxa"/>
          </w:tcPr>
          <w:p w14:paraId="58FFBFB6" w14:textId="77777777" w:rsidR="005E4519" w:rsidRPr="00065FC0" w:rsidRDefault="005E4519" w:rsidP="00DA4D2F">
            <w:pPr>
              <w:rPr>
                <w:ins w:id="579" w:author="JOEL ALEJANDRO PARRA MARANON" w:date="2025-11-10T23:38:00Z" w16du:dateUtc="2025-11-11T04:38:00Z"/>
                <w:rFonts w:ascii="Arial" w:hAnsi="Arial" w:cs="Arial"/>
                <w:rPrChange w:id="580" w:author="JOEL ALEJANDRO PARRA MARANON" w:date="2025-12-07T21:04:00Z" w16du:dateUtc="2025-12-08T02:04:00Z">
                  <w:rPr>
                    <w:ins w:id="581" w:author="JOEL ALEJANDRO PARRA MARANON" w:date="2025-11-10T23:38:00Z" w16du:dateUtc="2025-11-11T04:38:00Z"/>
                  </w:rPr>
                </w:rPrChange>
              </w:rPr>
            </w:pPr>
            <w:ins w:id="582" w:author="JOEL ALEJANDRO PARRA MARANON" w:date="2025-11-10T23:38:00Z" w16du:dateUtc="2025-11-11T04:38:00Z">
              <w:r w:rsidRPr="00065FC0">
                <w:rPr>
                  <w:rFonts w:ascii="Arial" w:hAnsi="Arial" w:cs="Arial"/>
                  <w:rPrChange w:id="583" w:author="JOEL ALEJANDRO PARRA MARANON" w:date="2025-12-07T21:04:00Z" w16du:dateUtc="2025-12-08T02:04:00Z">
                    <w:rPr/>
                  </w:rPrChange>
                </w:rPr>
                <w:t>ESTADO</w:t>
              </w:r>
            </w:ins>
          </w:p>
        </w:tc>
      </w:tr>
      <w:tr w:rsidR="005E4519" w:rsidRPr="00065FC0" w14:paraId="1BF41B65" w14:textId="77777777" w:rsidTr="00DA4D2F">
        <w:trPr>
          <w:ins w:id="584" w:author="JOEL ALEJANDRO PARRA MARANON" w:date="2025-11-10T23:38:00Z"/>
        </w:trPr>
        <w:tc>
          <w:tcPr>
            <w:tcW w:w="1234" w:type="dxa"/>
          </w:tcPr>
          <w:p w14:paraId="20CCB00E" w14:textId="77777777" w:rsidR="005E4519" w:rsidRPr="00065FC0" w:rsidRDefault="005E4519" w:rsidP="00DA4D2F">
            <w:pPr>
              <w:rPr>
                <w:ins w:id="585" w:author="JOEL ALEJANDRO PARRA MARANON" w:date="2025-11-10T23:38:00Z" w16du:dateUtc="2025-11-11T04:38:00Z"/>
                <w:rFonts w:ascii="Arial" w:hAnsi="Arial" w:cs="Arial"/>
                <w:rPrChange w:id="586" w:author="JOEL ALEJANDRO PARRA MARANON" w:date="2025-12-07T21:04:00Z" w16du:dateUtc="2025-12-08T02:04:00Z">
                  <w:rPr>
                    <w:ins w:id="587" w:author="JOEL ALEJANDRO PARRA MARANON" w:date="2025-11-10T23:38:00Z" w16du:dateUtc="2025-11-11T04:38:00Z"/>
                  </w:rPr>
                </w:rPrChange>
              </w:rPr>
            </w:pPr>
            <w:ins w:id="588" w:author="JOEL ALEJANDRO PARRA MARANON" w:date="2025-11-10T23:38:00Z" w16du:dateUtc="2025-11-11T04:38:00Z">
              <w:r w:rsidRPr="00065FC0">
                <w:rPr>
                  <w:rFonts w:ascii="Arial" w:hAnsi="Arial" w:cs="Arial"/>
                  <w:rPrChange w:id="589" w:author="JOEL ALEJANDRO PARRA MARANON" w:date="2025-12-07T21:04:00Z" w16du:dateUtc="2025-12-08T02:04:00Z">
                    <w:rPr/>
                  </w:rPrChange>
                </w:rPr>
                <w:t>SB001</w:t>
              </w:r>
            </w:ins>
          </w:p>
        </w:tc>
        <w:tc>
          <w:tcPr>
            <w:tcW w:w="1234" w:type="dxa"/>
          </w:tcPr>
          <w:p w14:paraId="678AD07E" w14:textId="77777777" w:rsidR="005E4519" w:rsidRPr="00065FC0" w:rsidRDefault="005E4519" w:rsidP="00DA4D2F">
            <w:pPr>
              <w:rPr>
                <w:ins w:id="590" w:author="JOEL ALEJANDRO PARRA MARANON" w:date="2025-11-10T23:38:00Z" w16du:dateUtc="2025-11-11T04:38:00Z"/>
                <w:rFonts w:ascii="Arial" w:hAnsi="Arial" w:cs="Arial"/>
                <w:rPrChange w:id="591" w:author="JOEL ALEJANDRO PARRA MARANON" w:date="2025-12-07T21:04:00Z" w16du:dateUtc="2025-12-08T02:04:00Z">
                  <w:rPr>
                    <w:ins w:id="592" w:author="JOEL ALEJANDRO PARRA MARANON" w:date="2025-11-10T23:38:00Z" w16du:dateUtc="2025-11-11T04:38:00Z"/>
                  </w:rPr>
                </w:rPrChange>
              </w:rPr>
            </w:pPr>
            <w:ins w:id="593" w:author="JOEL ALEJANDRO PARRA MARANON" w:date="2025-11-10T23:38:00Z" w16du:dateUtc="2025-11-11T04:38:00Z">
              <w:r w:rsidRPr="00065FC0">
                <w:rPr>
                  <w:rFonts w:ascii="Arial" w:hAnsi="Arial" w:cs="Arial"/>
                  <w:rPrChange w:id="594" w:author="JOEL ALEJANDRO PARRA MARANON" w:date="2025-12-07T21:04:00Z" w16du:dateUtc="2025-12-08T02:04:00Z">
                    <w:rPr/>
                  </w:rPrChange>
                </w:rPr>
                <w:t>Módulos de acceso</w:t>
              </w:r>
            </w:ins>
          </w:p>
        </w:tc>
        <w:tc>
          <w:tcPr>
            <w:tcW w:w="1234" w:type="dxa"/>
          </w:tcPr>
          <w:p w14:paraId="536D4F95" w14:textId="77777777" w:rsidR="005E4519" w:rsidRPr="00065FC0" w:rsidRDefault="005E4519" w:rsidP="00DA4D2F">
            <w:pPr>
              <w:rPr>
                <w:ins w:id="595" w:author="JOEL ALEJANDRO PARRA MARANON" w:date="2025-11-10T23:38:00Z" w16du:dateUtc="2025-11-11T04:38:00Z"/>
                <w:rFonts w:ascii="Arial" w:hAnsi="Arial" w:cs="Arial"/>
                <w:rPrChange w:id="596" w:author="JOEL ALEJANDRO PARRA MARANON" w:date="2025-12-07T21:04:00Z" w16du:dateUtc="2025-12-08T02:04:00Z">
                  <w:rPr>
                    <w:ins w:id="597" w:author="JOEL ALEJANDRO PARRA MARANON" w:date="2025-11-10T23:38:00Z" w16du:dateUtc="2025-11-11T04:38:00Z"/>
                  </w:rPr>
                </w:rPrChange>
              </w:rPr>
            </w:pPr>
            <w:ins w:id="598" w:author="JOEL ALEJANDRO PARRA MARANON" w:date="2025-11-10T23:38:00Z" w16du:dateUtc="2025-11-11T04:38:00Z">
              <w:r w:rsidRPr="00065FC0">
                <w:rPr>
                  <w:rFonts w:ascii="Arial" w:hAnsi="Arial" w:cs="Arial"/>
                  <w:rPrChange w:id="599" w:author="JOEL ALEJANDRO PARRA MARANON" w:date="2025-12-07T21:04:00Z" w16du:dateUtc="2025-12-08T02:04:00Z">
                    <w:rPr/>
                  </w:rPrChange>
                </w:rPr>
                <w:t>HU01, HU09</w:t>
              </w:r>
            </w:ins>
          </w:p>
        </w:tc>
        <w:tc>
          <w:tcPr>
            <w:tcW w:w="1234" w:type="dxa"/>
          </w:tcPr>
          <w:p w14:paraId="2392F0DB" w14:textId="77777777" w:rsidR="005E4519" w:rsidRPr="00065FC0" w:rsidRDefault="005E4519" w:rsidP="00DA4D2F">
            <w:pPr>
              <w:rPr>
                <w:ins w:id="600" w:author="JOEL ALEJANDRO PARRA MARANON" w:date="2025-11-10T23:38:00Z" w16du:dateUtc="2025-11-11T04:38:00Z"/>
                <w:rFonts w:ascii="Arial" w:hAnsi="Arial" w:cs="Arial"/>
                <w:rPrChange w:id="601" w:author="JOEL ALEJANDRO PARRA MARANON" w:date="2025-12-07T21:04:00Z" w16du:dateUtc="2025-12-08T02:04:00Z">
                  <w:rPr>
                    <w:ins w:id="602" w:author="JOEL ALEJANDRO PARRA MARANON" w:date="2025-11-10T23:38:00Z" w16du:dateUtc="2025-11-11T04:38:00Z"/>
                  </w:rPr>
                </w:rPrChange>
              </w:rPr>
            </w:pPr>
            <w:ins w:id="603" w:author="JOEL ALEJANDRO PARRA MARANON" w:date="2025-11-10T23:38:00Z" w16du:dateUtc="2025-11-11T04:38:00Z">
              <w:r w:rsidRPr="00065FC0">
                <w:rPr>
                  <w:rFonts w:ascii="Arial" w:hAnsi="Arial" w:cs="Arial"/>
                  <w:rPrChange w:id="604" w:author="JOEL ALEJANDRO PARRA MARANON" w:date="2025-12-07T21:04:00Z" w16du:dateUtc="2025-12-08T02:04:00Z">
                    <w:rPr/>
                  </w:rPrChange>
                </w:rPr>
                <w:t>Implementar pantalla de login; Conectar login con API de la web; Implementar cierre de sesión seguro</w:t>
              </w:r>
            </w:ins>
          </w:p>
        </w:tc>
        <w:tc>
          <w:tcPr>
            <w:tcW w:w="1234" w:type="dxa"/>
          </w:tcPr>
          <w:p w14:paraId="572EC059" w14:textId="77777777" w:rsidR="005E4519" w:rsidRPr="00065FC0" w:rsidRDefault="005E4519" w:rsidP="00DA4D2F">
            <w:pPr>
              <w:rPr>
                <w:ins w:id="605" w:author="JOEL ALEJANDRO PARRA MARANON" w:date="2025-11-10T23:38:00Z" w16du:dateUtc="2025-11-11T04:38:00Z"/>
                <w:rFonts w:ascii="Arial" w:hAnsi="Arial" w:cs="Arial"/>
                <w:rPrChange w:id="606" w:author="JOEL ALEJANDRO PARRA MARANON" w:date="2025-12-07T21:04:00Z" w16du:dateUtc="2025-12-08T02:04:00Z">
                  <w:rPr>
                    <w:ins w:id="607" w:author="JOEL ALEJANDRO PARRA MARANON" w:date="2025-11-10T23:38:00Z" w16du:dateUtc="2025-11-11T04:38:00Z"/>
                  </w:rPr>
                </w:rPrChange>
              </w:rPr>
            </w:pPr>
            <w:ins w:id="608" w:author="JOEL ALEJANDRO PARRA MARANON" w:date="2025-11-10T23:38:00Z" w16du:dateUtc="2025-11-11T04:38:00Z">
              <w:r w:rsidRPr="00065FC0">
                <w:rPr>
                  <w:rFonts w:ascii="Arial" w:hAnsi="Arial" w:cs="Arial"/>
                  <w:rPrChange w:id="609" w:author="JOEL ALEJANDRO PARRA MARANON" w:date="2025-12-07T21:04:00Z" w16du:dateUtc="2025-12-08T02:04:00Z">
                    <w:rPr/>
                  </w:rPrChange>
                </w:rPr>
                <w:t>50H</w:t>
              </w:r>
            </w:ins>
          </w:p>
        </w:tc>
        <w:tc>
          <w:tcPr>
            <w:tcW w:w="1234" w:type="dxa"/>
          </w:tcPr>
          <w:p w14:paraId="3795F86A" w14:textId="77777777" w:rsidR="005E4519" w:rsidRPr="00065FC0" w:rsidRDefault="005E4519" w:rsidP="00DA4D2F">
            <w:pPr>
              <w:rPr>
                <w:ins w:id="610" w:author="JOEL ALEJANDRO PARRA MARANON" w:date="2025-11-10T23:38:00Z" w16du:dateUtc="2025-11-11T04:38:00Z"/>
                <w:rFonts w:ascii="Arial" w:hAnsi="Arial" w:cs="Arial"/>
                <w:rPrChange w:id="611" w:author="JOEL ALEJANDRO PARRA MARANON" w:date="2025-12-07T21:04:00Z" w16du:dateUtc="2025-12-08T02:04:00Z">
                  <w:rPr>
                    <w:ins w:id="612" w:author="JOEL ALEJANDRO PARRA MARANON" w:date="2025-11-10T23:38:00Z" w16du:dateUtc="2025-11-11T04:38:00Z"/>
                  </w:rPr>
                </w:rPrChange>
              </w:rPr>
            </w:pPr>
            <w:ins w:id="613" w:author="JOEL ALEJANDRO PARRA MARANON" w:date="2025-11-10T23:38:00Z" w16du:dateUtc="2025-11-11T04:38:00Z">
              <w:r w:rsidRPr="00065FC0">
                <w:rPr>
                  <w:rFonts w:ascii="Arial" w:hAnsi="Arial" w:cs="Arial"/>
                  <w:rPrChange w:id="614" w:author="JOEL ALEJANDRO PARRA MARANON" w:date="2025-12-07T21:04:00Z" w16du:dateUtc="2025-12-08T02:04:00Z">
                    <w:rPr/>
                  </w:rPrChange>
                </w:rPr>
                <w:t>Joel Parra</w:t>
              </w:r>
            </w:ins>
          </w:p>
        </w:tc>
        <w:tc>
          <w:tcPr>
            <w:tcW w:w="1234" w:type="dxa"/>
          </w:tcPr>
          <w:p w14:paraId="0F67CB6F" w14:textId="77777777" w:rsidR="005E4519" w:rsidRPr="00065FC0" w:rsidRDefault="005E4519" w:rsidP="00DA4D2F">
            <w:pPr>
              <w:rPr>
                <w:ins w:id="615" w:author="JOEL ALEJANDRO PARRA MARANON" w:date="2025-11-10T23:38:00Z" w16du:dateUtc="2025-11-11T04:38:00Z"/>
                <w:rFonts w:ascii="Arial" w:hAnsi="Arial" w:cs="Arial"/>
                <w:rPrChange w:id="616" w:author="JOEL ALEJANDRO PARRA MARANON" w:date="2025-12-07T21:04:00Z" w16du:dateUtc="2025-12-08T02:04:00Z">
                  <w:rPr>
                    <w:ins w:id="617" w:author="JOEL ALEJANDRO PARRA MARANON" w:date="2025-11-10T23:38:00Z" w16du:dateUtc="2025-11-11T04:38:00Z"/>
                  </w:rPr>
                </w:rPrChange>
              </w:rPr>
            </w:pPr>
            <w:ins w:id="618" w:author="JOEL ALEJANDRO PARRA MARANON" w:date="2025-11-10T23:38:00Z" w16du:dateUtc="2025-11-11T04:38:00Z">
              <w:r w:rsidRPr="00065FC0">
                <w:rPr>
                  <w:rFonts w:ascii="Arial" w:hAnsi="Arial" w:cs="Arial"/>
                  <w:rPrChange w:id="619" w:author="JOEL ALEJANDRO PARRA MARANON" w:date="2025-12-07T21:04:00Z" w16du:dateUtc="2025-12-08T02:04:00Z">
                    <w:rPr/>
                  </w:rPrChange>
                </w:rPr>
                <w:t>Pendiente</w:t>
              </w:r>
            </w:ins>
          </w:p>
        </w:tc>
      </w:tr>
      <w:tr w:rsidR="005E4519" w:rsidRPr="00065FC0" w14:paraId="2AB8D235" w14:textId="77777777" w:rsidTr="00DA4D2F">
        <w:trPr>
          <w:ins w:id="620" w:author="JOEL ALEJANDRO PARRA MARANON" w:date="2025-11-10T23:38:00Z"/>
        </w:trPr>
        <w:tc>
          <w:tcPr>
            <w:tcW w:w="1234" w:type="dxa"/>
          </w:tcPr>
          <w:p w14:paraId="7ECBC2C3" w14:textId="77777777" w:rsidR="005E4519" w:rsidRPr="00065FC0" w:rsidRDefault="005E4519" w:rsidP="00DA4D2F">
            <w:pPr>
              <w:rPr>
                <w:ins w:id="621" w:author="JOEL ALEJANDRO PARRA MARANON" w:date="2025-11-10T23:38:00Z" w16du:dateUtc="2025-11-11T04:38:00Z"/>
                <w:rFonts w:ascii="Arial" w:hAnsi="Arial" w:cs="Arial"/>
                <w:rPrChange w:id="622" w:author="JOEL ALEJANDRO PARRA MARANON" w:date="2025-12-07T21:04:00Z" w16du:dateUtc="2025-12-08T02:04:00Z">
                  <w:rPr>
                    <w:ins w:id="623" w:author="JOEL ALEJANDRO PARRA MARANON" w:date="2025-11-10T23:38:00Z" w16du:dateUtc="2025-11-11T04:38:00Z"/>
                  </w:rPr>
                </w:rPrChange>
              </w:rPr>
            </w:pPr>
            <w:ins w:id="624" w:author="JOEL ALEJANDRO PARRA MARANON" w:date="2025-11-10T23:38:00Z" w16du:dateUtc="2025-11-11T04:38:00Z">
              <w:r w:rsidRPr="00065FC0">
                <w:rPr>
                  <w:rFonts w:ascii="Arial" w:hAnsi="Arial" w:cs="Arial"/>
                  <w:rPrChange w:id="625" w:author="JOEL ALEJANDRO PARRA MARANON" w:date="2025-12-07T21:04:00Z" w16du:dateUtc="2025-12-08T02:04:00Z">
                    <w:rPr/>
                  </w:rPrChange>
                </w:rPr>
                <w:t>SB002</w:t>
              </w:r>
            </w:ins>
          </w:p>
        </w:tc>
        <w:tc>
          <w:tcPr>
            <w:tcW w:w="1234" w:type="dxa"/>
          </w:tcPr>
          <w:p w14:paraId="69FBA135" w14:textId="77777777" w:rsidR="005E4519" w:rsidRPr="00065FC0" w:rsidRDefault="005E4519" w:rsidP="00DA4D2F">
            <w:pPr>
              <w:rPr>
                <w:ins w:id="626" w:author="JOEL ALEJANDRO PARRA MARANON" w:date="2025-11-10T23:38:00Z" w16du:dateUtc="2025-11-11T04:38:00Z"/>
                <w:rFonts w:ascii="Arial" w:hAnsi="Arial" w:cs="Arial"/>
                <w:rPrChange w:id="627" w:author="JOEL ALEJANDRO PARRA MARANON" w:date="2025-12-07T21:04:00Z" w16du:dateUtc="2025-12-08T02:04:00Z">
                  <w:rPr>
                    <w:ins w:id="628" w:author="JOEL ALEJANDRO PARRA MARANON" w:date="2025-11-10T23:38:00Z" w16du:dateUtc="2025-11-11T04:38:00Z"/>
                  </w:rPr>
                </w:rPrChange>
              </w:rPr>
            </w:pPr>
            <w:ins w:id="629" w:author="JOEL ALEJANDRO PARRA MARANON" w:date="2025-11-10T23:38:00Z" w16du:dateUtc="2025-11-11T04:38:00Z">
              <w:r w:rsidRPr="00065FC0">
                <w:rPr>
                  <w:rFonts w:ascii="Arial" w:hAnsi="Arial" w:cs="Arial"/>
                  <w:rPrChange w:id="630" w:author="JOEL ALEJANDRO PARRA MARANON" w:date="2025-12-07T21:04:00Z" w16du:dateUtc="2025-12-08T02:04:00Z">
                    <w:rPr/>
                  </w:rPrChange>
                </w:rPr>
                <w:t>Información académica (Estudiante/Padre)</w:t>
              </w:r>
            </w:ins>
          </w:p>
        </w:tc>
        <w:tc>
          <w:tcPr>
            <w:tcW w:w="1234" w:type="dxa"/>
          </w:tcPr>
          <w:p w14:paraId="75645D85" w14:textId="77777777" w:rsidR="005E4519" w:rsidRPr="00065FC0" w:rsidRDefault="005E4519" w:rsidP="00DA4D2F">
            <w:pPr>
              <w:rPr>
                <w:ins w:id="631" w:author="JOEL ALEJANDRO PARRA MARANON" w:date="2025-11-10T23:38:00Z" w16du:dateUtc="2025-11-11T04:38:00Z"/>
                <w:rFonts w:ascii="Arial" w:hAnsi="Arial" w:cs="Arial"/>
                <w:rPrChange w:id="632" w:author="JOEL ALEJANDRO PARRA MARANON" w:date="2025-12-07T21:04:00Z" w16du:dateUtc="2025-12-08T02:04:00Z">
                  <w:rPr>
                    <w:ins w:id="633" w:author="JOEL ALEJANDRO PARRA MARANON" w:date="2025-11-10T23:38:00Z" w16du:dateUtc="2025-11-11T04:38:00Z"/>
                  </w:rPr>
                </w:rPrChange>
              </w:rPr>
            </w:pPr>
            <w:ins w:id="634" w:author="JOEL ALEJANDRO PARRA MARANON" w:date="2025-11-10T23:38:00Z" w16du:dateUtc="2025-11-11T04:38:00Z">
              <w:r w:rsidRPr="00065FC0">
                <w:rPr>
                  <w:rFonts w:ascii="Arial" w:hAnsi="Arial" w:cs="Arial"/>
                  <w:rPrChange w:id="635" w:author="JOEL ALEJANDRO PARRA MARANON" w:date="2025-12-07T21:04:00Z" w16du:dateUtc="2025-12-08T02:04:00Z">
                    <w:rPr/>
                  </w:rPrChange>
                </w:rPr>
                <w:t>HU02, HU03</w:t>
              </w:r>
            </w:ins>
          </w:p>
        </w:tc>
        <w:tc>
          <w:tcPr>
            <w:tcW w:w="1234" w:type="dxa"/>
          </w:tcPr>
          <w:p w14:paraId="2664AD68" w14:textId="77777777" w:rsidR="005E4519" w:rsidRPr="00065FC0" w:rsidRDefault="005E4519" w:rsidP="00DA4D2F">
            <w:pPr>
              <w:rPr>
                <w:ins w:id="636" w:author="JOEL ALEJANDRO PARRA MARANON" w:date="2025-11-10T23:38:00Z" w16du:dateUtc="2025-11-11T04:38:00Z"/>
                <w:rFonts w:ascii="Arial" w:hAnsi="Arial" w:cs="Arial"/>
                <w:rPrChange w:id="637" w:author="JOEL ALEJANDRO PARRA MARANON" w:date="2025-12-07T21:04:00Z" w16du:dateUtc="2025-12-08T02:04:00Z">
                  <w:rPr>
                    <w:ins w:id="638" w:author="JOEL ALEJANDRO PARRA MARANON" w:date="2025-11-10T23:38:00Z" w16du:dateUtc="2025-11-11T04:38:00Z"/>
                  </w:rPr>
                </w:rPrChange>
              </w:rPr>
            </w:pPr>
            <w:ins w:id="639" w:author="JOEL ALEJANDRO PARRA MARANON" w:date="2025-11-10T23:38:00Z" w16du:dateUtc="2025-11-11T04:38:00Z">
              <w:r w:rsidRPr="00065FC0">
                <w:rPr>
                  <w:rFonts w:ascii="Arial" w:hAnsi="Arial" w:cs="Arial"/>
                  <w:rPrChange w:id="640" w:author="JOEL ALEJANDRO PARRA MARANON" w:date="2025-12-07T21:04:00Z" w16du:dateUtc="2025-12-08T02:04:00Z">
                    <w:rPr/>
                  </w:rPrChange>
                </w:rPr>
                <w:t>Crear interfaz para mostrar notas; Consumir API de notas de la web; Crear interfaz para observaciones de profesores; Consumir API de observaciones de la web</w:t>
              </w:r>
            </w:ins>
          </w:p>
        </w:tc>
        <w:tc>
          <w:tcPr>
            <w:tcW w:w="1234" w:type="dxa"/>
          </w:tcPr>
          <w:p w14:paraId="7F5D2C72" w14:textId="77777777" w:rsidR="005E4519" w:rsidRPr="00065FC0" w:rsidRDefault="005E4519" w:rsidP="00DA4D2F">
            <w:pPr>
              <w:rPr>
                <w:ins w:id="641" w:author="JOEL ALEJANDRO PARRA MARANON" w:date="2025-11-10T23:38:00Z" w16du:dateUtc="2025-11-11T04:38:00Z"/>
                <w:rFonts w:ascii="Arial" w:hAnsi="Arial" w:cs="Arial"/>
                <w:rPrChange w:id="642" w:author="JOEL ALEJANDRO PARRA MARANON" w:date="2025-12-07T21:04:00Z" w16du:dateUtc="2025-12-08T02:04:00Z">
                  <w:rPr>
                    <w:ins w:id="643" w:author="JOEL ALEJANDRO PARRA MARANON" w:date="2025-11-10T23:38:00Z" w16du:dateUtc="2025-11-11T04:38:00Z"/>
                  </w:rPr>
                </w:rPrChange>
              </w:rPr>
            </w:pPr>
            <w:ins w:id="644" w:author="JOEL ALEJANDRO PARRA MARANON" w:date="2025-11-10T23:38:00Z" w16du:dateUtc="2025-11-11T04:38:00Z">
              <w:r w:rsidRPr="00065FC0">
                <w:rPr>
                  <w:rFonts w:ascii="Arial" w:hAnsi="Arial" w:cs="Arial"/>
                  <w:rPrChange w:id="645" w:author="JOEL ALEJANDRO PARRA MARANON" w:date="2025-12-07T21:04:00Z" w16du:dateUtc="2025-12-08T02:04:00Z">
                    <w:rPr/>
                  </w:rPrChange>
                </w:rPr>
                <w:t>50H</w:t>
              </w:r>
            </w:ins>
          </w:p>
        </w:tc>
        <w:tc>
          <w:tcPr>
            <w:tcW w:w="1234" w:type="dxa"/>
          </w:tcPr>
          <w:p w14:paraId="347EFE10" w14:textId="77777777" w:rsidR="005E4519" w:rsidRPr="00065FC0" w:rsidRDefault="005E4519" w:rsidP="00DA4D2F">
            <w:pPr>
              <w:rPr>
                <w:ins w:id="646" w:author="JOEL ALEJANDRO PARRA MARANON" w:date="2025-11-10T23:38:00Z" w16du:dateUtc="2025-11-11T04:38:00Z"/>
                <w:rFonts w:ascii="Arial" w:hAnsi="Arial" w:cs="Arial"/>
                <w:rPrChange w:id="647" w:author="JOEL ALEJANDRO PARRA MARANON" w:date="2025-12-07T21:04:00Z" w16du:dateUtc="2025-12-08T02:04:00Z">
                  <w:rPr>
                    <w:ins w:id="648" w:author="JOEL ALEJANDRO PARRA MARANON" w:date="2025-11-10T23:38:00Z" w16du:dateUtc="2025-11-11T04:38:00Z"/>
                  </w:rPr>
                </w:rPrChange>
              </w:rPr>
            </w:pPr>
            <w:ins w:id="649" w:author="JOEL ALEJANDRO PARRA MARANON" w:date="2025-11-10T23:38:00Z" w16du:dateUtc="2025-11-11T04:38:00Z">
              <w:r w:rsidRPr="00065FC0">
                <w:rPr>
                  <w:rFonts w:ascii="Arial" w:hAnsi="Arial" w:cs="Arial"/>
                  <w:rPrChange w:id="650" w:author="JOEL ALEJANDRO PARRA MARANON" w:date="2025-12-07T21:04:00Z" w16du:dateUtc="2025-12-08T02:04:00Z">
                    <w:rPr/>
                  </w:rPrChange>
                </w:rPr>
                <w:t>Joel Parra</w:t>
              </w:r>
            </w:ins>
          </w:p>
        </w:tc>
        <w:tc>
          <w:tcPr>
            <w:tcW w:w="1234" w:type="dxa"/>
          </w:tcPr>
          <w:p w14:paraId="06E56DFA" w14:textId="77777777" w:rsidR="005E4519" w:rsidRPr="00065FC0" w:rsidRDefault="005E4519" w:rsidP="00DA4D2F">
            <w:pPr>
              <w:rPr>
                <w:ins w:id="651" w:author="JOEL ALEJANDRO PARRA MARANON" w:date="2025-11-10T23:38:00Z" w16du:dateUtc="2025-11-11T04:38:00Z"/>
                <w:rFonts w:ascii="Arial" w:hAnsi="Arial" w:cs="Arial"/>
                <w:rPrChange w:id="652" w:author="JOEL ALEJANDRO PARRA MARANON" w:date="2025-12-07T21:04:00Z" w16du:dateUtc="2025-12-08T02:04:00Z">
                  <w:rPr>
                    <w:ins w:id="653" w:author="JOEL ALEJANDRO PARRA MARANON" w:date="2025-11-10T23:38:00Z" w16du:dateUtc="2025-11-11T04:38:00Z"/>
                  </w:rPr>
                </w:rPrChange>
              </w:rPr>
            </w:pPr>
            <w:ins w:id="654" w:author="JOEL ALEJANDRO PARRA MARANON" w:date="2025-11-10T23:38:00Z" w16du:dateUtc="2025-11-11T04:38:00Z">
              <w:r w:rsidRPr="00065FC0">
                <w:rPr>
                  <w:rFonts w:ascii="Arial" w:hAnsi="Arial" w:cs="Arial"/>
                  <w:rPrChange w:id="655" w:author="JOEL ALEJANDRO PARRA MARANON" w:date="2025-12-07T21:04:00Z" w16du:dateUtc="2025-12-08T02:04:00Z">
                    <w:rPr/>
                  </w:rPrChange>
                </w:rPr>
                <w:t>Pendiente</w:t>
              </w:r>
            </w:ins>
          </w:p>
        </w:tc>
      </w:tr>
      <w:tr w:rsidR="005E4519" w:rsidRPr="00065FC0" w14:paraId="3AA858FD" w14:textId="77777777" w:rsidTr="00DA4D2F">
        <w:trPr>
          <w:ins w:id="656" w:author="JOEL ALEJANDRO PARRA MARANON" w:date="2025-11-10T23:38:00Z"/>
        </w:trPr>
        <w:tc>
          <w:tcPr>
            <w:tcW w:w="1234" w:type="dxa"/>
          </w:tcPr>
          <w:p w14:paraId="0F65128C" w14:textId="77777777" w:rsidR="005E4519" w:rsidRPr="00065FC0" w:rsidRDefault="005E4519" w:rsidP="00DA4D2F">
            <w:pPr>
              <w:rPr>
                <w:ins w:id="657" w:author="JOEL ALEJANDRO PARRA MARANON" w:date="2025-11-10T23:38:00Z" w16du:dateUtc="2025-11-11T04:38:00Z"/>
                <w:rFonts w:ascii="Arial" w:hAnsi="Arial" w:cs="Arial"/>
                <w:rPrChange w:id="658" w:author="JOEL ALEJANDRO PARRA MARANON" w:date="2025-12-07T21:04:00Z" w16du:dateUtc="2025-12-08T02:04:00Z">
                  <w:rPr>
                    <w:ins w:id="659" w:author="JOEL ALEJANDRO PARRA MARANON" w:date="2025-11-10T23:38:00Z" w16du:dateUtc="2025-11-11T04:38:00Z"/>
                  </w:rPr>
                </w:rPrChange>
              </w:rPr>
            </w:pPr>
            <w:ins w:id="660" w:author="JOEL ALEJANDRO PARRA MARANON" w:date="2025-11-10T23:38:00Z" w16du:dateUtc="2025-11-11T04:38:00Z">
              <w:r w:rsidRPr="00065FC0">
                <w:rPr>
                  <w:rFonts w:ascii="Arial" w:hAnsi="Arial" w:cs="Arial"/>
                  <w:rPrChange w:id="661" w:author="JOEL ALEJANDRO PARRA MARANON" w:date="2025-12-07T21:04:00Z" w16du:dateUtc="2025-12-08T02:04:00Z">
                    <w:rPr/>
                  </w:rPrChange>
                </w:rPr>
                <w:t>SB003</w:t>
              </w:r>
            </w:ins>
          </w:p>
        </w:tc>
        <w:tc>
          <w:tcPr>
            <w:tcW w:w="1234" w:type="dxa"/>
          </w:tcPr>
          <w:p w14:paraId="33854FCA" w14:textId="77777777" w:rsidR="005E4519" w:rsidRPr="00065FC0" w:rsidRDefault="005E4519" w:rsidP="00DA4D2F">
            <w:pPr>
              <w:rPr>
                <w:ins w:id="662" w:author="JOEL ALEJANDRO PARRA MARANON" w:date="2025-11-10T23:38:00Z" w16du:dateUtc="2025-11-11T04:38:00Z"/>
                <w:rFonts w:ascii="Arial" w:hAnsi="Arial" w:cs="Arial"/>
                <w:rPrChange w:id="663" w:author="JOEL ALEJANDRO PARRA MARANON" w:date="2025-12-07T21:04:00Z" w16du:dateUtc="2025-12-08T02:04:00Z">
                  <w:rPr>
                    <w:ins w:id="664" w:author="JOEL ALEJANDRO PARRA MARANON" w:date="2025-11-10T23:38:00Z" w16du:dateUtc="2025-11-11T04:38:00Z"/>
                  </w:rPr>
                </w:rPrChange>
              </w:rPr>
            </w:pPr>
            <w:ins w:id="665" w:author="JOEL ALEJANDRO PARRA MARANON" w:date="2025-11-10T23:38:00Z" w16du:dateUtc="2025-11-11T04:38:00Z">
              <w:r w:rsidRPr="00065FC0">
                <w:rPr>
                  <w:rFonts w:ascii="Arial" w:hAnsi="Arial" w:cs="Arial"/>
                  <w:rPrChange w:id="666" w:author="JOEL ALEJANDRO PARRA MARANON" w:date="2025-12-07T21:04:00Z" w16du:dateUtc="2025-12-08T02:04:00Z">
                    <w:rPr/>
                  </w:rPrChange>
                </w:rPr>
                <w:t>Gestión de estudiantes y notas (Docente)</w:t>
              </w:r>
            </w:ins>
          </w:p>
        </w:tc>
        <w:tc>
          <w:tcPr>
            <w:tcW w:w="1234" w:type="dxa"/>
          </w:tcPr>
          <w:p w14:paraId="1C52C470" w14:textId="77777777" w:rsidR="005E4519" w:rsidRPr="00065FC0" w:rsidRDefault="005E4519" w:rsidP="00DA4D2F">
            <w:pPr>
              <w:rPr>
                <w:ins w:id="667" w:author="JOEL ALEJANDRO PARRA MARANON" w:date="2025-11-10T23:38:00Z" w16du:dateUtc="2025-11-11T04:38:00Z"/>
                <w:rFonts w:ascii="Arial" w:hAnsi="Arial" w:cs="Arial"/>
                <w:rPrChange w:id="668" w:author="JOEL ALEJANDRO PARRA MARANON" w:date="2025-12-07T21:04:00Z" w16du:dateUtc="2025-12-08T02:04:00Z">
                  <w:rPr>
                    <w:ins w:id="669" w:author="JOEL ALEJANDRO PARRA MARANON" w:date="2025-11-10T23:38:00Z" w16du:dateUtc="2025-11-11T04:38:00Z"/>
                  </w:rPr>
                </w:rPrChange>
              </w:rPr>
            </w:pPr>
            <w:ins w:id="670" w:author="JOEL ALEJANDRO PARRA MARANON" w:date="2025-11-10T23:38:00Z" w16du:dateUtc="2025-11-11T04:38:00Z">
              <w:r w:rsidRPr="00065FC0">
                <w:rPr>
                  <w:rFonts w:ascii="Arial" w:hAnsi="Arial" w:cs="Arial"/>
                  <w:rPrChange w:id="671" w:author="JOEL ALEJANDRO PARRA MARANON" w:date="2025-12-07T21:04:00Z" w16du:dateUtc="2025-12-08T02:04:00Z">
                    <w:rPr/>
                  </w:rPrChange>
                </w:rPr>
                <w:t>HU04, HU05, HU06</w:t>
              </w:r>
            </w:ins>
          </w:p>
        </w:tc>
        <w:tc>
          <w:tcPr>
            <w:tcW w:w="1234" w:type="dxa"/>
          </w:tcPr>
          <w:p w14:paraId="2E46BE2D" w14:textId="77777777" w:rsidR="005E4519" w:rsidRPr="00065FC0" w:rsidRDefault="005E4519" w:rsidP="00DA4D2F">
            <w:pPr>
              <w:rPr>
                <w:ins w:id="672" w:author="JOEL ALEJANDRO PARRA MARANON" w:date="2025-11-10T23:38:00Z" w16du:dateUtc="2025-11-11T04:38:00Z"/>
                <w:rFonts w:ascii="Arial" w:hAnsi="Arial" w:cs="Arial"/>
                <w:rPrChange w:id="673" w:author="JOEL ALEJANDRO PARRA MARANON" w:date="2025-12-07T21:04:00Z" w16du:dateUtc="2025-12-08T02:04:00Z">
                  <w:rPr>
                    <w:ins w:id="674" w:author="JOEL ALEJANDRO PARRA MARANON" w:date="2025-11-10T23:38:00Z" w16du:dateUtc="2025-11-11T04:38:00Z"/>
                  </w:rPr>
                </w:rPrChange>
              </w:rPr>
            </w:pPr>
            <w:ins w:id="675" w:author="JOEL ALEJANDRO PARRA MARANON" w:date="2025-11-10T23:38:00Z" w16du:dateUtc="2025-11-11T04:38:00Z">
              <w:r w:rsidRPr="00065FC0">
                <w:rPr>
                  <w:rFonts w:ascii="Arial" w:hAnsi="Arial" w:cs="Arial"/>
                  <w:rPrChange w:id="676" w:author="JOEL ALEJANDRO PARRA MARANON" w:date="2025-12-07T21:04:00Z" w16du:dateUtc="2025-12-08T02:04:00Z">
                    <w:rPr/>
                  </w:rPrChange>
                </w:rPr>
                <w:t xml:space="preserve">Crear interfaz de lista de estudiantes por clase; Visualizar notas de los estudiantes mediante API; Visualizar observaciones y comentarios </w:t>
              </w:r>
              <w:r w:rsidRPr="00065FC0">
                <w:rPr>
                  <w:rFonts w:ascii="Arial" w:hAnsi="Arial" w:cs="Arial"/>
                  <w:rPrChange w:id="677" w:author="JOEL ALEJANDRO PARRA MARANON" w:date="2025-12-07T21:04:00Z" w16du:dateUtc="2025-12-08T02:04:00Z">
                    <w:rPr/>
                  </w:rPrChange>
                </w:rPr>
                <w:lastRenderedPageBreak/>
                <w:t>de estudiantes</w:t>
              </w:r>
            </w:ins>
          </w:p>
        </w:tc>
        <w:tc>
          <w:tcPr>
            <w:tcW w:w="1234" w:type="dxa"/>
          </w:tcPr>
          <w:p w14:paraId="6AFA94BE" w14:textId="77777777" w:rsidR="005E4519" w:rsidRPr="00065FC0" w:rsidRDefault="005E4519" w:rsidP="00DA4D2F">
            <w:pPr>
              <w:rPr>
                <w:ins w:id="678" w:author="JOEL ALEJANDRO PARRA MARANON" w:date="2025-11-10T23:38:00Z" w16du:dateUtc="2025-11-11T04:38:00Z"/>
                <w:rFonts w:ascii="Arial" w:hAnsi="Arial" w:cs="Arial"/>
                <w:rPrChange w:id="679" w:author="JOEL ALEJANDRO PARRA MARANON" w:date="2025-12-07T21:04:00Z" w16du:dateUtc="2025-12-08T02:04:00Z">
                  <w:rPr>
                    <w:ins w:id="680" w:author="JOEL ALEJANDRO PARRA MARANON" w:date="2025-11-10T23:38:00Z" w16du:dateUtc="2025-11-11T04:38:00Z"/>
                  </w:rPr>
                </w:rPrChange>
              </w:rPr>
            </w:pPr>
            <w:ins w:id="681" w:author="JOEL ALEJANDRO PARRA MARANON" w:date="2025-11-10T23:38:00Z" w16du:dateUtc="2025-11-11T04:38:00Z">
              <w:r w:rsidRPr="00065FC0">
                <w:rPr>
                  <w:rFonts w:ascii="Arial" w:hAnsi="Arial" w:cs="Arial"/>
                  <w:rPrChange w:id="682" w:author="JOEL ALEJANDRO PARRA MARANON" w:date="2025-12-07T21:04:00Z" w16du:dateUtc="2025-12-08T02:04:00Z">
                    <w:rPr/>
                  </w:rPrChange>
                </w:rPr>
                <w:lastRenderedPageBreak/>
                <w:t>50H</w:t>
              </w:r>
            </w:ins>
          </w:p>
        </w:tc>
        <w:tc>
          <w:tcPr>
            <w:tcW w:w="1234" w:type="dxa"/>
          </w:tcPr>
          <w:p w14:paraId="2A293968" w14:textId="77777777" w:rsidR="005E4519" w:rsidRPr="00065FC0" w:rsidRDefault="005E4519" w:rsidP="00DA4D2F">
            <w:pPr>
              <w:rPr>
                <w:ins w:id="683" w:author="JOEL ALEJANDRO PARRA MARANON" w:date="2025-11-10T23:38:00Z" w16du:dateUtc="2025-11-11T04:38:00Z"/>
                <w:rFonts w:ascii="Arial" w:hAnsi="Arial" w:cs="Arial"/>
                <w:rPrChange w:id="684" w:author="JOEL ALEJANDRO PARRA MARANON" w:date="2025-12-07T21:04:00Z" w16du:dateUtc="2025-12-08T02:04:00Z">
                  <w:rPr>
                    <w:ins w:id="685" w:author="JOEL ALEJANDRO PARRA MARANON" w:date="2025-11-10T23:38:00Z" w16du:dateUtc="2025-11-11T04:38:00Z"/>
                  </w:rPr>
                </w:rPrChange>
              </w:rPr>
            </w:pPr>
            <w:ins w:id="686" w:author="JOEL ALEJANDRO PARRA MARANON" w:date="2025-11-10T23:38:00Z" w16du:dateUtc="2025-11-11T04:38:00Z">
              <w:r w:rsidRPr="00065FC0">
                <w:rPr>
                  <w:rFonts w:ascii="Arial" w:hAnsi="Arial" w:cs="Arial"/>
                  <w:rPrChange w:id="687" w:author="JOEL ALEJANDRO PARRA MARANON" w:date="2025-12-07T21:04:00Z" w16du:dateUtc="2025-12-08T02:04:00Z">
                    <w:rPr/>
                  </w:rPrChange>
                </w:rPr>
                <w:t>Joel Parra</w:t>
              </w:r>
            </w:ins>
          </w:p>
        </w:tc>
        <w:tc>
          <w:tcPr>
            <w:tcW w:w="1234" w:type="dxa"/>
          </w:tcPr>
          <w:p w14:paraId="0A8C1257" w14:textId="77777777" w:rsidR="005E4519" w:rsidRPr="00065FC0" w:rsidRDefault="005E4519" w:rsidP="00DA4D2F">
            <w:pPr>
              <w:rPr>
                <w:ins w:id="688" w:author="JOEL ALEJANDRO PARRA MARANON" w:date="2025-11-10T23:38:00Z" w16du:dateUtc="2025-11-11T04:38:00Z"/>
                <w:rFonts w:ascii="Arial" w:hAnsi="Arial" w:cs="Arial"/>
                <w:rPrChange w:id="689" w:author="JOEL ALEJANDRO PARRA MARANON" w:date="2025-12-07T21:04:00Z" w16du:dateUtc="2025-12-08T02:04:00Z">
                  <w:rPr>
                    <w:ins w:id="690" w:author="JOEL ALEJANDRO PARRA MARANON" w:date="2025-11-10T23:38:00Z" w16du:dateUtc="2025-11-11T04:38:00Z"/>
                  </w:rPr>
                </w:rPrChange>
              </w:rPr>
            </w:pPr>
            <w:ins w:id="691" w:author="JOEL ALEJANDRO PARRA MARANON" w:date="2025-11-10T23:38:00Z" w16du:dateUtc="2025-11-11T04:38:00Z">
              <w:r w:rsidRPr="00065FC0">
                <w:rPr>
                  <w:rFonts w:ascii="Arial" w:hAnsi="Arial" w:cs="Arial"/>
                  <w:rPrChange w:id="692" w:author="JOEL ALEJANDRO PARRA MARANON" w:date="2025-12-07T21:04:00Z" w16du:dateUtc="2025-12-08T02:04:00Z">
                    <w:rPr/>
                  </w:rPrChange>
                </w:rPr>
                <w:t>Pendiente</w:t>
              </w:r>
            </w:ins>
          </w:p>
        </w:tc>
      </w:tr>
      <w:tr w:rsidR="005E4519" w:rsidRPr="00065FC0" w14:paraId="4DE0BA50" w14:textId="77777777" w:rsidTr="00DA4D2F">
        <w:trPr>
          <w:ins w:id="693" w:author="JOEL ALEJANDRO PARRA MARANON" w:date="2025-11-10T23:38:00Z"/>
        </w:trPr>
        <w:tc>
          <w:tcPr>
            <w:tcW w:w="1234" w:type="dxa"/>
          </w:tcPr>
          <w:p w14:paraId="676AC364" w14:textId="77777777" w:rsidR="005E4519" w:rsidRPr="00065FC0" w:rsidRDefault="005E4519" w:rsidP="00DA4D2F">
            <w:pPr>
              <w:rPr>
                <w:ins w:id="694" w:author="JOEL ALEJANDRO PARRA MARANON" w:date="2025-11-10T23:38:00Z" w16du:dateUtc="2025-11-11T04:38:00Z"/>
                <w:rFonts w:ascii="Arial" w:hAnsi="Arial" w:cs="Arial"/>
                <w:rPrChange w:id="695" w:author="JOEL ALEJANDRO PARRA MARANON" w:date="2025-12-07T21:04:00Z" w16du:dateUtc="2025-12-08T02:04:00Z">
                  <w:rPr>
                    <w:ins w:id="696" w:author="JOEL ALEJANDRO PARRA MARANON" w:date="2025-11-10T23:38:00Z" w16du:dateUtc="2025-11-11T04:38:00Z"/>
                  </w:rPr>
                </w:rPrChange>
              </w:rPr>
            </w:pPr>
            <w:ins w:id="697" w:author="JOEL ALEJANDRO PARRA MARANON" w:date="2025-11-10T23:38:00Z" w16du:dateUtc="2025-11-11T04:38:00Z">
              <w:r w:rsidRPr="00065FC0">
                <w:rPr>
                  <w:rFonts w:ascii="Arial" w:hAnsi="Arial" w:cs="Arial"/>
                  <w:rPrChange w:id="698" w:author="JOEL ALEJANDRO PARRA MARANON" w:date="2025-12-07T21:04:00Z" w16du:dateUtc="2025-12-08T02:04:00Z">
                    <w:rPr/>
                  </w:rPrChange>
                </w:rPr>
                <w:t>SB004</w:t>
              </w:r>
            </w:ins>
          </w:p>
        </w:tc>
        <w:tc>
          <w:tcPr>
            <w:tcW w:w="1234" w:type="dxa"/>
          </w:tcPr>
          <w:p w14:paraId="05D6B93C" w14:textId="77777777" w:rsidR="005E4519" w:rsidRPr="00065FC0" w:rsidRDefault="005E4519" w:rsidP="00DA4D2F">
            <w:pPr>
              <w:rPr>
                <w:ins w:id="699" w:author="JOEL ALEJANDRO PARRA MARANON" w:date="2025-11-10T23:38:00Z" w16du:dateUtc="2025-11-11T04:38:00Z"/>
                <w:rFonts w:ascii="Arial" w:hAnsi="Arial" w:cs="Arial"/>
                <w:rPrChange w:id="700" w:author="JOEL ALEJANDRO PARRA MARANON" w:date="2025-12-07T21:04:00Z" w16du:dateUtc="2025-12-08T02:04:00Z">
                  <w:rPr>
                    <w:ins w:id="701" w:author="JOEL ALEJANDRO PARRA MARANON" w:date="2025-11-10T23:38:00Z" w16du:dateUtc="2025-11-11T04:38:00Z"/>
                  </w:rPr>
                </w:rPrChange>
              </w:rPr>
            </w:pPr>
            <w:ins w:id="702" w:author="JOEL ALEJANDRO PARRA MARANON" w:date="2025-11-10T23:38:00Z" w16du:dateUtc="2025-11-11T04:38:00Z">
              <w:r w:rsidRPr="00065FC0">
                <w:rPr>
                  <w:rFonts w:ascii="Arial" w:hAnsi="Arial" w:cs="Arial"/>
                  <w:rPrChange w:id="703" w:author="JOEL ALEJANDRO PARRA MARANON" w:date="2025-12-07T21:04:00Z" w16du:dateUtc="2025-12-08T02:04:00Z">
                    <w:rPr/>
                  </w:rPrChange>
                </w:rPr>
                <w:t>Notificaciones y comunicados</w:t>
              </w:r>
            </w:ins>
          </w:p>
        </w:tc>
        <w:tc>
          <w:tcPr>
            <w:tcW w:w="1234" w:type="dxa"/>
          </w:tcPr>
          <w:p w14:paraId="198CE779" w14:textId="77777777" w:rsidR="005E4519" w:rsidRPr="00065FC0" w:rsidRDefault="005E4519" w:rsidP="00DA4D2F">
            <w:pPr>
              <w:rPr>
                <w:ins w:id="704" w:author="JOEL ALEJANDRO PARRA MARANON" w:date="2025-11-10T23:38:00Z" w16du:dateUtc="2025-11-11T04:38:00Z"/>
                <w:rFonts w:ascii="Arial" w:hAnsi="Arial" w:cs="Arial"/>
                <w:rPrChange w:id="705" w:author="JOEL ALEJANDRO PARRA MARANON" w:date="2025-12-07T21:04:00Z" w16du:dateUtc="2025-12-08T02:04:00Z">
                  <w:rPr>
                    <w:ins w:id="706" w:author="JOEL ALEJANDRO PARRA MARANON" w:date="2025-11-10T23:38:00Z" w16du:dateUtc="2025-11-11T04:38:00Z"/>
                  </w:rPr>
                </w:rPrChange>
              </w:rPr>
            </w:pPr>
            <w:ins w:id="707" w:author="JOEL ALEJANDRO PARRA MARANON" w:date="2025-11-10T23:38:00Z" w16du:dateUtc="2025-11-11T04:38:00Z">
              <w:r w:rsidRPr="00065FC0">
                <w:rPr>
                  <w:rFonts w:ascii="Arial" w:hAnsi="Arial" w:cs="Arial"/>
                  <w:rPrChange w:id="708" w:author="JOEL ALEJANDRO PARRA MARANON" w:date="2025-12-07T21:04:00Z" w16du:dateUtc="2025-12-08T02:04:00Z">
                    <w:rPr/>
                  </w:rPrChange>
                </w:rPr>
                <w:t>HU07, HU08</w:t>
              </w:r>
            </w:ins>
          </w:p>
        </w:tc>
        <w:tc>
          <w:tcPr>
            <w:tcW w:w="1234" w:type="dxa"/>
          </w:tcPr>
          <w:p w14:paraId="4D98DB08" w14:textId="77777777" w:rsidR="005E4519" w:rsidRPr="00065FC0" w:rsidRDefault="005E4519" w:rsidP="00DA4D2F">
            <w:pPr>
              <w:rPr>
                <w:ins w:id="709" w:author="JOEL ALEJANDRO PARRA MARANON" w:date="2025-11-10T23:38:00Z" w16du:dateUtc="2025-11-11T04:38:00Z"/>
                <w:rFonts w:ascii="Arial" w:hAnsi="Arial" w:cs="Arial"/>
                <w:rPrChange w:id="710" w:author="JOEL ALEJANDRO PARRA MARANON" w:date="2025-12-07T21:04:00Z" w16du:dateUtc="2025-12-08T02:04:00Z">
                  <w:rPr>
                    <w:ins w:id="711" w:author="JOEL ALEJANDRO PARRA MARANON" w:date="2025-11-10T23:38:00Z" w16du:dateUtc="2025-11-11T04:38:00Z"/>
                  </w:rPr>
                </w:rPrChange>
              </w:rPr>
            </w:pPr>
            <w:ins w:id="712" w:author="JOEL ALEJANDRO PARRA MARANON" w:date="2025-11-10T23:38:00Z" w16du:dateUtc="2025-11-11T04:38:00Z">
              <w:r w:rsidRPr="00065FC0">
                <w:rPr>
                  <w:rFonts w:ascii="Arial" w:hAnsi="Arial" w:cs="Arial"/>
                  <w:rPrChange w:id="713" w:author="JOEL ALEJANDRO PARRA MARANON" w:date="2025-12-07T21:04:00Z" w16du:dateUtc="2025-12-08T02:04:00Z">
                    <w:rPr/>
                  </w:rPrChange>
                </w:rPr>
                <w:t xml:space="preserve">Configurar notificaciones </w:t>
              </w:r>
              <w:proofErr w:type="spellStart"/>
              <w:r w:rsidRPr="00065FC0">
                <w:rPr>
                  <w:rFonts w:ascii="Arial" w:hAnsi="Arial" w:cs="Arial"/>
                  <w:rPrChange w:id="714" w:author="JOEL ALEJANDRO PARRA MARANON" w:date="2025-12-07T21:04:00Z" w16du:dateUtc="2025-12-08T02:04:00Z">
                    <w:rPr/>
                  </w:rPrChange>
                </w:rPr>
                <w:t>push</w:t>
              </w:r>
              <w:proofErr w:type="spellEnd"/>
              <w:r w:rsidRPr="00065FC0">
                <w:rPr>
                  <w:rFonts w:ascii="Arial" w:hAnsi="Arial" w:cs="Arial"/>
                  <w:rPrChange w:id="715" w:author="JOEL ALEJANDRO PARRA MARANON" w:date="2025-12-07T21:04:00Z" w16du:dateUtc="2025-12-08T02:04:00Z">
                    <w:rPr/>
                  </w:rPrChange>
                </w:rPr>
                <w:t>; Crear pantalla de comunicados y actividades institucionales</w:t>
              </w:r>
            </w:ins>
          </w:p>
        </w:tc>
        <w:tc>
          <w:tcPr>
            <w:tcW w:w="1234" w:type="dxa"/>
          </w:tcPr>
          <w:p w14:paraId="7C17A615" w14:textId="77777777" w:rsidR="005E4519" w:rsidRPr="00065FC0" w:rsidRDefault="005E4519" w:rsidP="00DA4D2F">
            <w:pPr>
              <w:rPr>
                <w:ins w:id="716" w:author="JOEL ALEJANDRO PARRA MARANON" w:date="2025-11-10T23:38:00Z" w16du:dateUtc="2025-11-11T04:38:00Z"/>
                <w:rFonts w:ascii="Arial" w:hAnsi="Arial" w:cs="Arial"/>
                <w:rPrChange w:id="717" w:author="JOEL ALEJANDRO PARRA MARANON" w:date="2025-12-07T21:04:00Z" w16du:dateUtc="2025-12-08T02:04:00Z">
                  <w:rPr>
                    <w:ins w:id="718" w:author="JOEL ALEJANDRO PARRA MARANON" w:date="2025-11-10T23:38:00Z" w16du:dateUtc="2025-11-11T04:38:00Z"/>
                  </w:rPr>
                </w:rPrChange>
              </w:rPr>
            </w:pPr>
            <w:ins w:id="719" w:author="JOEL ALEJANDRO PARRA MARANON" w:date="2025-11-10T23:38:00Z" w16du:dateUtc="2025-11-11T04:38:00Z">
              <w:r w:rsidRPr="00065FC0">
                <w:rPr>
                  <w:rFonts w:ascii="Arial" w:hAnsi="Arial" w:cs="Arial"/>
                  <w:rPrChange w:id="720" w:author="JOEL ALEJANDRO PARRA MARANON" w:date="2025-12-07T21:04:00Z" w16du:dateUtc="2025-12-08T02:04:00Z">
                    <w:rPr/>
                  </w:rPrChange>
                </w:rPr>
                <w:t>50H</w:t>
              </w:r>
            </w:ins>
          </w:p>
        </w:tc>
        <w:tc>
          <w:tcPr>
            <w:tcW w:w="1234" w:type="dxa"/>
          </w:tcPr>
          <w:p w14:paraId="324B6E36" w14:textId="77777777" w:rsidR="005E4519" w:rsidRPr="00065FC0" w:rsidRDefault="005E4519" w:rsidP="00DA4D2F">
            <w:pPr>
              <w:rPr>
                <w:ins w:id="721" w:author="JOEL ALEJANDRO PARRA MARANON" w:date="2025-11-10T23:38:00Z" w16du:dateUtc="2025-11-11T04:38:00Z"/>
                <w:rFonts w:ascii="Arial" w:hAnsi="Arial" w:cs="Arial"/>
                <w:rPrChange w:id="722" w:author="JOEL ALEJANDRO PARRA MARANON" w:date="2025-12-07T21:04:00Z" w16du:dateUtc="2025-12-08T02:04:00Z">
                  <w:rPr>
                    <w:ins w:id="723" w:author="JOEL ALEJANDRO PARRA MARANON" w:date="2025-11-10T23:38:00Z" w16du:dateUtc="2025-11-11T04:38:00Z"/>
                  </w:rPr>
                </w:rPrChange>
              </w:rPr>
            </w:pPr>
            <w:ins w:id="724" w:author="JOEL ALEJANDRO PARRA MARANON" w:date="2025-11-10T23:38:00Z" w16du:dateUtc="2025-11-11T04:38:00Z">
              <w:r w:rsidRPr="00065FC0">
                <w:rPr>
                  <w:rFonts w:ascii="Arial" w:hAnsi="Arial" w:cs="Arial"/>
                  <w:rPrChange w:id="725" w:author="JOEL ALEJANDRO PARRA MARANON" w:date="2025-12-07T21:04:00Z" w16du:dateUtc="2025-12-08T02:04:00Z">
                    <w:rPr/>
                  </w:rPrChange>
                </w:rPr>
                <w:t>Joel Parra</w:t>
              </w:r>
            </w:ins>
          </w:p>
        </w:tc>
        <w:tc>
          <w:tcPr>
            <w:tcW w:w="1234" w:type="dxa"/>
          </w:tcPr>
          <w:p w14:paraId="12CFEDC1" w14:textId="77777777" w:rsidR="005E4519" w:rsidRPr="00065FC0" w:rsidRDefault="005E4519" w:rsidP="00DA4D2F">
            <w:pPr>
              <w:rPr>
                <w:ins w:id="726" w:author="JOEL ALEJANDRO PARRA MARANON" w:date="2025-11-10T23:38:00Z" w16du:dateUtc="2025-11-11T04:38:00Z"/>
                <w:rFonts w:ascii="Arial" w:hAnsi="Arial" w:cs="Arial"/>
                <w:rPrChange w:id="727" w:author="JOEL ALEJANDRO PARRA MARANON" w:date="2025-12-07T21:04:00Z" w16du:dateUtc="2025-12-08T02:04:00Z">
                  <w:rPr>
                    <w:ins w:id="728" w:author="JOEL ALEJANDRO PARRA MARANON" w:date="2025-11-10T23:38:00Z" w16du:dateUtc="2025-11-11T04:38:00Z"/>
                  </w:rPr>
                </w:rPrChange>
              </w:rPr>
            </w:pPr>
            <w:ins w:id="729" w:author="JOEL ALEJANDRO PARRA MARANON" w:date="2025-11-10T23:38:00Z" w16du:dateUtc="2025-11-11T04:38:00Z">
              <w:r w:rsidRPr="00065FC0">
                <w:rPr>
                  <w:rFonts w:ascii="Arial" w:hAnsi="Arial" w:cs="Arial"/>
                  <w:rPrChange w:id="730" w:author="JOEL ALEJANDRO PARRA MARANON" w:date="2025-12-07T21:04:00Z" w16du:dateUtc="2025-12-08T02:04:00Z">
                    <w:rPr/>
                  </w:rPrChange>
                </w:rPr>
                <w:t>Pendiente</w:t>
              </w:r>
            </w:ins>
          </w:p>
        </w:tc>
      </w:tr>
      <w:tr w:rsidR="005E4519" w:rsidRPr="00065FC0" w14:paraId="33E31050" w14:textId="77777777" w:rsidTr="00DA4D2F">
        <w:trPr>
          <w:ins w:id="731" w:author="JOEL ALEJANDRO PARRA MARANON" w:date="2025-11-10T23:38:00Z"/>
        </w:trPr>
        <w:tc>
          <w:tcPr>
            <w:tcW w:w="1234" w:type="dxa"/>
          </w:tcPr>
          <w:p w14:paraId="4158678E" w14:textId="77777777" w:rsidR="005E4519" w:rsidRPr="00065FC0" w:rsidRDefault="005E4519" w:rsidP="00DA4D2F">
            <w:pPr>
              <w:rPr>
                <w:ins w:id="732" w:author="JOEL ALEJANDRO PARRA MARANON" w:date="2025-11-10T23:38:00Z" w16du:dateUtc="2025-11-11T04:38:00Z"/>
                <w:rFonts w:ascii="Arial" w:hAnsi="Arial" w:cs="Arial"/>
                <w:rPrChange w:id="733" w:author="JOEL ALEJANDRO PARRA MARANON" w:date="2025-12-07T21:04:00Z" w16du:dateUtc="2025-12-08T02:04:00Z">
                  <w:rPr>
                    <w:ins w:id="734" w:author="JOEL ALEJANDRO PARRA MARANON" w:date="2025-11-10T23:38:00Z" w16du:dateUtc="2025-11-11T04:38:00Z"/>
                  </w:rPr>
                </w:rPrChange>
              </w:rPr>
            </w:pPr>
            <w:ins w:id="735" w:author="JOEL ALEJANDRO PARRA MARANON" w:date="2025-11-10T23:38:00Z" w16du:dateUtc="2025-11-11T04:38:00Z">
              <w:r w:rsidRPr="00065FC0">
                <w:rPr>
                  <w:rFonts w:ascii="Arial" w:hAnsi="Arial" w:cs="Arial"/>
                  <w:rPrChange w:id="736" w:author="JOEL ALEJANDRO PARRA MARANON" w:date="2025-12-07T21:04:00Z" w16du:dateUtc="2025-12-08T02:04:00Z">
                    <w:rPr/>
                  </w:rPrChange>
                </w:rPr>
                <w:t>SB005</w:t>
              </w:r>
            </w:ins>
          </w:p>
        </w:tc>
        <w:tc>
          <w:tcPr>
            <w:tcW w:w="1234" w:type="dxa"/>
          </w:tcPr>
          <w:p w14:paraId="778979EA" w14:textId="77777777" w:rsidR="005E4519" w:rsidRPr="00065FC0" w:rsidRDefault="005E4519" w:rsidP="00DA4D2F">
            <w:pPr>
              <w:rPr>
                <w:ins w:id="737" w:author="JOEL ALEJANDRO PARRA MARANON" w:date="2025-11-10T23:38:00Z" w16du:dateUtc="2025-11-11T04:38:00Z"/>
                <w:rFonts w:ascii="Arial" w:hAnsi="Arial" w:cs="Arial"/>
                <w:rPrChange w:id="738" w:author="JOEL ALEJANDRO PARRA MARANON" w:date="2025-12-07T21:04:00Z" w16du:dateUtc="2025-12-08T02:04:00Z">
                  <w:rPr>
                    <w:ins w:id="739" w:author="JOEL ALEJANDRO PARRA MARANON" w:date="2025-11-10T23:38:00Z" w16du:dateUtc="2025-11-11T04:38:00Z"/>
                  </w:rPr>
                </w:rPrChange>
              </w:rPr>
            </w:pPr>
            <w:ins w:id="740" w:author="JOEL ALEJANDRO PARRA MARANON" w:date="2025-11-10T23:38:00Z" w16du:dateUtc="2025-11-11T04:38:00Z">
              <w:r w:rsidRPr="00065FC0">
                <w:rPr>
                  <w:rFonts w:ascii="Arial" w:hAnsi="Arial" w:cs="Arial"/>
                  <w:rPrChange w:id="741" w:author="JOEL ALEJANDRO PARRA MARANON" w:date="2025-12-07T21:04:00Z" w16du:dateUtc="2025-12-08T02:04:00Z">
                    <w:rPr/>
                  </w:rPrChange>
                </w:rPr>
                <w:t>Pruebas y despliegue</w:t>
              </w:r>
            </w:ins>
          </w:p>
        </w:tc>
        <w:tc>
          <w:tcPr>
            <w:tcW w:w="1234" w:type="dxa"/>
          </w:tcPr>
          <w:p w14:paraId="70170336" w14:textId="77777777" w:rsidR="005E4519" w:rsidRPr="00065FC0" w:rsidRDefault="005E4519" w:rsidP="00DA4D2F">
            <w:pPr>
              <w:rPr>
                <w:ins w:id="742" w:author="JOEL ALEJANDRO PARRA MARANON" w:date="2025-11-10T23:38:00Z" w16du:dateUtc="2025-11-11T04:38:00Z"/>
                <w:rFonts w:ascii="Arial" w:hAnsi="Arial" w:cs="Arial"/>
                <w:rPrChange w:id="743" w:author="JOEL ALEJANDRO PARRA MARANON" w:date="2025-12-07T21:04:00Z" w16du:dateUtc="2025-12-08T02:04:00Z">
                  <w:rPr>
                    <w:ins w:id="744" w:author="JOEL ALEJANDRO PARRA MARANON" w:date="2025-11-10T23:38:00Z" w16du:dateUtc="2025-11-11T04:38:00Z"/>
                  </w:rPr>
                </w:rPrChange>
              </w:rPr>
            </w:pPr>
            <w:ins w:id="745" w:author="JOEL ALEJANDRO PARRA MARANON" w:date="2025-11-10T23:38:00Z" w16du:dateUtc="2025-11-11T04:38:00Z">
              <w:r w:rsidRPr="00065FC0">
                <w:rPr>
                  <w:rFonts w:ascii="Arial" w:hAnsi="Arial" w:cs="Arial"/>
                  <w:rPrChange w:id="746" w:author="JOEL ALEJANDRO PARRA MARANON" w:date="2025-12-07T21:04:00Z" w16du:dateUtc="2025-12-08T02:04:00Z">
                    <w:rPr/>
                  </w:rPrChange>
                </w:rPr>
                <w:t>-</w:t>
              </w:r>
            </w:ins>
          </w:p>
        </w:tc>
        <w:tc>
          <w:tcPr>
            <w:tcW w:w="1234" w:type="dxa"/>
          </w:tcPr>
          <w:p w14:paraId="3DE31C8A" w14:textId="77777777" w:rsidR="005E4519" w:rsidRPr="00065FC0" w:rsidRDefault="005E4519" w:rsidP="00DA4D2F">
            <w:pPr>
              <w:rPr>
                <w:ins w:id="747" w:author="JOEL ALEJANDRO PARRA MARANON" w:date="2025-11-10T23:38:00Z" w16du:dateUtc="2025-11-11T04:38:00Z"/>
                <w:rFonts w:ascii="Arial" w:hAnsi="Arial" w:cs="Arial"/>
                <w:rPrChange w:id="748" w:author="JOEL ALEJANDRO PARRA MARANON" w:date="2025-12-07T21:04:00Z" w16du:dateUtc="2025-12-08T02:04:00Z">
                  <w:rPr>
                    <w:ins w:id="749" w:author="JOEL ALEJANDRO PARRA MARANON" w:date="2025-11-10T23:38:00Z" w16du:dateUtc="2025-11-11T04:38:00Z"/>
                  </w:rPr>
                </w:rPrChange>
              </w:rPr>
            </w:pPr>
            <w:ins w:id="750" w:author="JOEL ALEJANDRO PARRA MARANON" w:date="2025-11-10T23:38:00Z" w16du:dateUtc="2025-11-11T04:38:00Z">
              <w:r w:rsidRPr="00065FC0">
                <w:rPr>
                  <w:rFonts w:ascii="Arial" w:hAnsi="Arial" w:cs="Arial"/>
                  <w:rPrChange w:id="751" w:author="JOEL ALEJANDRO PARRA MARANON" w:date="2025-12-07T21:04:00Z" w16du:dateUtc="2025-12-08T02:04:00Z">
                    <w:rPr/>
                  </w:rPrChange>
                </w:rPr>
                <w:t>Pruebas de compatibilidad; Pruebas de aceptación; Pruebas de rendimiento; Despliegue de la app móvil; Documentación del proyecto y anexos</w:t>
              </w:r>
            </w:ins>
          </w:p>
        </w:tc>
        <w:tc>
          <w:tcPr>
            <w:tcW w:w="1234" w:type="dxa"/>
          </w:tcPr>
          <w:p w14:paraId="4CCA9F97" w14:textId="77777777" w:rsidR="005E4519" w:rsidRPr="00065FC0" w:rsidRDefault="005E4519" w:rsidP="00DA4D2F">
            <w:pPr>
              <w:rPr>
                <w:ins w:id="752" w:author="JOEL ALEJANDRO PARRA MARANON" w:date="2025-11-10T23:38:00Z" w16du:dateUtc="2025-11-11T04:38:00Z"/>
                <w:rFonts w:ascii="Arial" w:hAnsi="Arial" w:cs="Arial"/>
                <w:rPrChange w:id="753" w:author="JOEL ALEJANDRO PARRA MARANON" w:date="2025-12-07T21:04:00Z" w16du:dateUtc="2025-12-08T02:04:00Z">
                  <w:rPr>
                    <w:ins w:id="754" w:author="JOEL ALEJANDRO PARRA MARANON" w:date="2025-11-10T23:38:00Z" w16du:dateUtc="2025-11-11T04:38:00Z"/>
                  </w:rPr>
                </w:rPrChange>
              </w:rPr>
            </w:pPr>
            <w:ins w:id="755" w:author="JOEL ALEJANDRO PARRA MARANON" w:date="2025-11-10T23:38:00Z" w16du:dateUtc="2025-11-11T04:38:00Z">
              <w:r w:rsidRPr="00065FC0">
                <w:rPr>
                  <w:rFonts w:ascii="Arial" w:hAnsi="Arial" w:cs="Arial"/>
                  <w:rPrChange w:id="756" w:author="JOEL ALEJANDRO PARRA MARANON" w:date="2025-12-07T21:04:00Z" w16du:dateUtc="2025-12-08T02:04:00Z">
                    <w:rPr/>
                  </w:rPrChange>
                </w:rPr>
                <w:t>40H</w:t>
              </w:r>
            </w:ins>
          </w:p>
        </w:tc>
        <w:tc>
          <w:tcPr>
            <w:tcW w:w="1234" w:type="dxa"/>
          </w:tcPr>
          <w:p w14:paraId="14594C4F" w14:textId="77777777" w:rsidR="005E4519" w:rsidRPr="00065FC0" w:rsidRDefault="005E4519" w:rsidP="00DA4D2F">
            <w:pPr>
              <w:rPr>
                <w:ins w:id="757" w:author="JOEL ALEJANDRO PARRA MARANON" w:date="2025-11-10T23:38:00Z" w16du:dateUtc="2025-11-11T04:38:00Z"/>
                <w:rFonts w:ascii="Arial" w:hAnsi="Arial" w:cs="Arial"/>
                <w:rPrChange w:id="758" w:author="JOEL ALEJANDRO PARRA MARANON" w:date="2025-12-07T21:04:00Z" w16du:dateUtc="2025-12-08T02:04:00Z">
                  <w:rPr>
                    <w:ins w:id="759" w:author="JOEL ALEJANDRO PARRA MARANON" w:date="2025-11-10T23:38:00Z" w16du:dateUtc="2025-11-11T04:38:00Z"/>
                  </w:rPr>
                </w:rPrChange>
              </w:rPr>
            </w:pPr>
            <w:ins w:id="760" w:author="JOEL ALEJANDRO PARRA MARANON" w:date="2025-11-10T23:38:00Z" w16du:dateUtc="2025-11-11T04:38:00Z">
              <w:r w:rsidRPr="00065FC0">
                <w:rPr>
                  <w:rFonts w:ascii="Arial" w:hAnsi="Arial" w:cs="Arial"/>
                  <w:rPrChange w:id="761" w:author="JOEL ALEJANDRO PARRA MARANON" w:date="2025-12-07T21:04:00Z" w16du:dateUtc="2025-12-08T02:04:00Z">
                    <w:rPr/>
                  </w:rPrChange>
                </w:rPr>
                <w:t>Joel Parra</w:t>
              </w:r>
            </w:ins>
          </w:p>
        </w:tc>
        <w:tc>
          <w:tcPr>
            <w:tcW w:w="1234" w:type="dxa"/>
          </w:tcPr>
          <w:p w14:paraId="40D12E1E" w14:textId="77777777" w:rsidR="005E4519" w:rsidRPr="00065FC0" w:rsidRDefault="005E4519" w:rsidP="00DA4D2F">
            <w:pPr>
              <w:rPr>
                <w:ins w:id="762" w:author="JOEL ALEJANDRO PARRA MARANON" w:date="2025-11-10T23:38:00Z" w16du:dateUtc="2025-11-11T04:38:00Z"/>
                <w:rFonts w:ascii="Arial" w:hAnsi="Arial" w:cs="Arial"/>
                <w:rPrChange w:id="763" w:author="JOEL ALEJANDRO PARRA MARANON" w:date="2025-12-07T21:04:00Z" w16du:dateUtc="2025-12-08T02:04:00Z">
                  <w:rPr>
                    <w:ins w:id="764" w:author="JOEL ALEJANDRO PARRA MARANON" w:date="2025-11-10T23:38:00Z" w16du:dateUtc="2025-11-11T04:38:00Z"/>
                  </w:rPr>
                </w:rPrChange>
              </w:rPr>
            </w:pPr>
            <w:ins w:id="765" w:author="JOEL ALEJANDRO PARRA MARANON" w:date="2025-11-10T23:38:00Z" w16du:dateUtc="2025-11-11T04:38:00Z">
              <w:r w:rsidRPr="00065FC0">
                <w:rPr>
                  <w:rFonts w:ascii="Arial" w:hAnsi="Arial" w:cs="Arial"/>
                  <w:rPrChange w:id="766" w:author="JOEL ALEJANDRO PARRA MARANON" w:date="2025-12-07T21:04:00Z" w16du:dateUtc="2025-12-08T02:04:00Z">
                    <w:rPr/>
                  </w:rPrChange>
                </w:rPr>
                <w:t>Pendiente</w:t>
              </w:r>
            </w:ins>
          </w:p>
        </w:tc>
      </w:tr>
    </w:tbl>
    <w:p w14:paraId="4029A9A3" w14:textId="77777777" w:rsidR="00BA47D5" w:rsidRPr="00065FC0" w:rsidRDefault="00BA47D5" w:rsidP="00E03427">
      <w:pPr>
        <w:pStyle w:val="Texto"/>
        <w:ind w:left="1418"/>
      </w:pPr>
    </w:p>
    <w:p w14:paraId="39DF9D40" w14:textId="1465CD01" w:rsidR="00132E76" w:rsidRPr="00065FC0" w:rsidRDefault="00132E76" w:rsidP="00984F20">
      <w:pPr>
        <w:pStyle w:val="Texto"/>
        <w:ind w:left="720"/>
        <w:rPr>
          <w:b/>
          <w:bCs/>
        </w:rPr>
      </w:pPr>
      <w:r w:rsidRPr="00065FC0">
        <w:t xml:space="preserve"> </w:t>
      </w:r>
    </w:p>
    <w:sectPr w:rsidR="00132E76" w:rsidRPr="00065FC0" w:rsidSect="008D29A7">
      <w:footerReference w:type="default" r:id="rId62"/>
      <w:pgSz w:w="11906" w:h="16838" w:code="9"/>
      <w:pgMar w:top="1701" w:right="1418" w:bottom="1418" w:left="1701" w:header="709" w:footer="709" w:gutter="0"/>
      <w:pgNumType w:fmt="upperRoman"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EL ALEJANDRO PARRA MARANON" w:date="2025-10-28T07:21:00Z" w:initials="JP">
    <w:p w14:paraId="527ABCB9" w14:textId="49A6F11A" w:rsidR="00FA14B5" w:rsidRDefault="00FA14B5">
      <w:pPr>
        <w:pStyle w:val="Textocomentario"/>
      </w:pPr>
      <w:r>
        <w:rPr>
          <w:rStyle w:val="Refdecomentario"/>
        </w:rPr>
        <w:annotationRef/>
      </w:r>
    </w:p>
  </w:comment>
  <w:comment w:id="16" w:author="JUAN PABLO ZALDUMBIDE PROANO" w:date="2025-10-21T15:36:00Z" w:initials="JPZP">
    <w:p w14:paraId="340B4686" w14:textId="77777777" w:rsidR="00E641EB" w:rsidRDefault="00E641EB" w:rsidP="00E641EB">
      <w:r>
        <w:rPr>
          <w:rStyle w:val="Refdecomentario"/>
        </w:rPr>
        <w:annotationRef/>
      </w:r>
      <w:proofErr w:type="spellStart"/>
      <w:r>
        <w:rPr>
          <w:sz w:val="20"/>
          <w:szCs w:val="20"/>
        </w:rPr>
        <w:t>revisra</w:t>
      </w:r>
      <w:proofErr w:type="spellEnd"/>
      <w:r>
        <w:rPr>
          <w:sz w:val="20"/>
          <w:szCs w:val="20"/>
        </w:rPr>
        <w:t xml:space="preserve"> formato del índice</w:t>
      </w:r>
    </w:p>
  </w:comment>
  <w:comment w:id="391" w:author="JUAN PABLO ZALDUMBIDE PROANO" w:date="2025-10-21T15:46:00Z" w:initials="JPZP">
    <w:p w14:paraId="1F0D6A6F" w14:textId="77777777" w:rsidR="00FB3D6C" w:rsidRDefault="00FB3D6C" w:rsidP="00FB3D6C">
      <w:r>
        <w:rPr>
          <w:rStyle w:val="Refdecomentario"/>
        </w:rPr>
        <w:annotationRef/>
      </w:r>
      <w:r>
        <w:rPr>
          <w:sz w:val="20"/>
          <w:szCs w:val="20"/>
        </w:rPr>
        <w:t>sistema de login, con una base externa o consumir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7ABCB9" w15:done="1"/>
  <w15:commentEx w15:paraId="340B4686" w15:done="1"/>
  <w15:commentEx w15:paraId="1F0D6A6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076879" w16cex:dateUtc="2025-10-28T12:21:00Z"/>
  <w16cex:commentExtensible w16cex:durableId="59BCDECA" w16cex:dateUtc="2025-10-21T20:36:00Z"/>
  <w16cex:commentExtensible w16cex:durableId="2E63CB27" w16cex:dateUtc="2025-10-21T2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7ABCB9" w16cid:durableId="58076879"/>
  <w16cid:commentId w16cid:paraId="340B4686" w16cid:durableId="59BCDECA"/>
  <w16cid:commentId w16cid:paraId="1F0D6A6F" w16cid:durableId="2E63CB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F7B23" w14:textId="77777777" w:rsidR="003776A8" w:rsidRDefault="003776A8" w:rsidP="00070D0E">
      <w:pPr>
        <w:spacing w:after="0" w:line="240" w:lineRule="auto"/>
      </w:pPr>
      <w:r>
        <w:separator/>
      </w:r>
    </w:p>
  </w:endnote>
  <w:endnote w:type="continuationSeparator" w:id="0">
    <w:p w14:paraId="363C9F3B" w14:textId="77777777" w:rsidR="003776A8" w:rsidRDefault="003776A8" w:rsidP="00070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99C0" w14:textId="77777777" w:rsidR="00EF7A5E" w:rsidRDefault="00EF7A5E">
    <w:pPr>
      <w:pStyle w:val="Piedepgina"/>
      <w:jc w:val="center"/>
    </w:pPr>
  </w:p>
  <w:p w14:paraId="5CC33663" w14:textId="77777777" w:rsidR="00EF7A5E" w:rsidRDefault="00EF7A5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352271"/>
      <w:docPartObj>
        <w:docPartGallery w:val="Page Numbers (Bottom of Page)"/>
        <w:docPartUnique/>
      </w:docPartObj>
    </w:sdtPr>
    <w:sdtEndPr>
      <w:rPr>
        <w:sz w:val="24"/>
        <w:szCs w:val="24"/>
      </w:rPr>
    </w:sdtEndPr>
    <w:sdtContent>
      <w:p w14:paraId="4F2F3FCF" w14:textId="7FBC338B" w:rsidR="00EF7A5E" w:rsidRPr="003432D1" w:rsidRDefault="00EF7A5E" w:rsidP="003432D1">
        <w:pPr>
          <w:pStyle w:val="Piedepgina"/>
          <w:jc w:val="center"/>
          <w:rPr>
            <w:sz w:val="24"/>
          </w:rPr>
        </w:pPr>
        <w:r>
          <w:rPr>
            <w:sz w:val="24"/>
          </w:rPr>
          <w:fldChar w:fldCharType="begin"/>
        </w:r>
        <w:r>
          <w:rPr>
            <w:sz w:val="24"/>
          </w:rPr>
          <w:instrText xml:space="preserve"> PAGE  \* ROMAN  \* MERGEFORMAT </w:instrText>
        </w:r>
        <w:r>
          <w:rPr>
            <w:sz w:val="24"/>
          </w:rPr>
          <w:fldChar w:fldCharType="separate"/>
        </w:r>
        <w:r w:rsidR="0048168B">
          <w:rPr>
            <w:noProof/>
            <w:sz w:val="24"/>
          </w:rPr>
          <w:t>VIII</w:t>
        </w:r>
        <w:r>
          <w:rPr>
            <w:sz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492304"/>
      <w:showingPlcHdr/>
      <w:docPartObj>
        <w:docPartGallery w:val="Page Numbers (Bottom of Page)"/>
        <w:docPartUnique/>
      </w:docPartObj>
    </w:sdtPr>
    <w:sdtEndPr/>
    <w:sdtContent>
      <w:p w14:paraId="0B4F2FD6" w14:textId="2AEF999A" w:rsidR="00EF7A5E" w:rsidRPr="00F70D97" w:rsidRDefault="56C313C3" w:rsidP="56C313C3">
        <w:pPr>
          <w:pStyle w:val="Piedepgina"/>
          <w:jc w:val="center"/>
          <w:rPr>
            <w:noProof/>
            <w:lang w:val="es-ES"/>
          </w:rPr>
        </w:pPr>
        <w:r w:rsidRPr="56C313C3">
          <w:rPr>
            <w:rStyle w:val="Textodelmarcadordeposicin"/>
          </w:rPr>
          <w:t xml:space="preserve">     </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A1CD6" w14:textId="3EEEB5DC" w:rsidR="008D29A7" w:rsidRPr="00F70D97" w:rsidRDefault="008D29A7" w:rsidP="00F70D97">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9AFF6" w14:textId="77777777" w:rsidR="003776A8" w:rsidRDefault="003776A8" w:rsidP="00070D0E">
      <w:pPr>
        <w:spacing w:after="0" w:line="240" w:lineRule="auto"/>
      </w:pPr>
      <w:r>
        <w:separator/>
      </w:r>
    </w:p>
  </w:footnote>
  <w:footnote w:type="continuationSeparator" w:id="0">
    <w:p w14:paraId="26610DA6" w14:textId="77777777" w:rsidR="003776A8" w:rsidRDefault="003776A8" w:rsidP="00070D0E">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xV34upqHu+c2r" int2:id="h2awx9p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217A"/>
    <w:multiLevelType w:val="multilevel"/>
    <w:tmpl w:val="F402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41A3F"/>
    <w:multiLevelType w:val="hybridMultilevel"/>
    <w:tmpl w:val="56EE7F78"/>
    <w:lvl w:ilvl="0" w:tplc="82686C92">
      <w:start w:val="1"/>
      <w:numFmt w:val="bullet"/>
      <w:lvlText w:val=""/>
      <w:lvlJc w:val="left"/>
      <w:pPr>
        <w:ind w:left="720" w:hanging="360"/>
      </w:pPr>
      <w:rPr>
        <w:rFonts w:ascii="Symbol" w:hAnsi="Symbol" w:hint="default"/>
      </w:rPr>
    </w:lvl>
    <w:lvl w:ilvl="1" w:tplc="A9C441C8">
      <w:start w:val="1"/>
      <w:numFmt w:val="bullet"/>
      <w:lvlText w:val="o"/>
      <w:lvlJc w:val="left"/>
      <w:pPr>
        <w:ind w:left="1440" w:hanging="360"/>
      </w:pPr>
      <w:rPr>
        <w:rFonts w:ascii="Courier New" w:hAnsi="Courier New" w:hint="default"/>
      </w:rPr>
    </w:lvl>
    <w:lvl w:ilvl="2" w:tplc="F57ACF72">
      <w:start w:val="1"/>
      <w:numFmt w:val="bullet"/>
      <w:lvlText w:val=""/>
      <w:lvlJc w:val="left"/>
      <w:pPr>
        <w:ind w:left="2160" w:hanging="360"/>
      </w:pPr>
      <w:rPr>
        <w:rFonts w:ascii="Wingdings" w:hAnsi="Wingdings" w:hint="default"/>
      </w:rPr>
    </w:lvl>
    <w:lvl w:ilvl="3" w:tplc="D4A2F84E">
      <w:start w:val="1"/>
      <w:numFmt w:val="bullet"/>
      <w:lvlText w:val=""/>
      <w:lvlJc w:val="left"/>
      <w:pPr>
        <w:ind w:left="2880" w:hanging="360"/>
      </w:pPr>
      <w:rPr>
        <w:rFonts w:ascii="Symbol" w:hAnsi="Symbol" w:hint="default"/>
      </w:rPr>
    </w:lvl>
    <w:lvl w:ilvl="4" w:tplc="4D926A74">
      <w:start w:val="1"/>
      <w:numFmt w:val="bullet"/>
      <w:lvlText w:val="o"/>
      <w:lvlJc w:val="left"/>
      <w:pPr>
        <w:ind w:left="3600" w:hanging="360"/>
      </w:pPr>
      <w:rPr>
        <w:rFonts w:ascii="Courier New" w:hAnsi="Courier New" w:hint="default"/>
      </w:rPr>
    </w:lvl>
    <w:lvl w:ilvl="5" w:tplc="3EAEE558">
      <w:start w:val="1"/>
      <w:numFmt w:val="bullet"/>
      <w:lvlText w:val=""/>
      <w:lvlJc w:val="left"/>
      <w:pPr>
        <w:ind w:left="4320" w:hanging="360"/>
      </w:pPr>
      <w:rPr>
        <w:rFonts w:ascii="Wingdings" w:hAnsi="Wingdings" w:hint="default"/>
      </w:rPr>
    </w:lvl>
    <w:lvl w:ilvl="6" w:tplc="197E363E">
      <w:start w:val="1"/>
      <w:numFmt w:val="bullet"/>
      <w:lvlText w:val=""/>
      <w:lvlJc w:val="left"/>
      <w:pPr>
        <w:ind w:left="5040" w:hanging="360"/>
      </w:pPr>
      <w:rPr>
        <w:rFonts w:ascii="Symbol" w:hAnsi="Symbol" w:hint="default"/>
      </w:rPr>
    </w:lvl>
    <w:lvl w:ilvl="7" w:tplc="6C3481FA">
      <w:start w:val="1"/>
      <w:numFmt w:val="bullet"/>
      <w:lvlText w:val="o"/>
      <w:lvlJc w:val="left"/>
      <w:pPr>
        <w:ind w:left="5760" w:hanging="360"/>
      </w:pPr>
      <w:rPr>
        <w:rFonts w:ascii="Courier New" w:hAnsi="Courier New" w:hint="default"/>
      </w:rPr>
    </w:lvl>
    <w:lvl w:ilvl="8" w:tplc="DAA808D2">
      <w:start w:val="1"/>
      <w:numFmt w:val="bullet"/>
      <w:lvlText w:val=""/>
      <w:lvlJc w:val="left"/>
      <w:pPr>
        <w:ind w:left="6480" w:hanging="360"/>
      </w:pPr>
      <w:rPr>
        <w:rFonts w:ascii="Wingdings" w:hAnsi="Wingdings" w:hint="default"/>
      </w:rPr>
    </w:lvl>
  </w:abstractNum>
  <w:abstractNum w:abstractNumId="2" w15:restartNumberingAfterBreak="0">
    <w:nsid w:val="260D0679"/>
    <w:multiLevelType w:val="hybridMultilevel"/>
    <w:tmpl w:val="3F7854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6FEFE14"/>
    <w:multiLevelType w:val="hybridMultilevel"/>
    <w:tmpl w:val="D40692C6"/>
    <w:lvl w:ilvl="0" w:tplc="4BAEDE98">
      <w:start w:val="1"/>
      <w:numFmt w:val="bullet"/>
      <w:lvlText w:val=""/>
      <w:lvlJc w:val="left"/>
      <w:pPr>
        <w:ind w:left="720" w:hanging="360"/>
      </w:pPr>
      <w:rPr>
        <w:rFonts w:ascii="Symbol" w:hAnsi="Symbol" w:hint="default"/>
      </w:rPr>
    </w:lvl>
    <w:lvl w:ilvl="1" w:tplc="1B16963C">
      <w:start w:val="1"/>
      <w:numFmt w:val="bullet"/>
      <w:lvlText w:val="o"/>
      <w:lvlJc w:val="left"/>
      <w:pPr>
        <w:ind w:left="1440" w:hanging="360"/>
      </w:pPr>
      <w:rPr>
        <w:rFonts w:ascii="Courier New" w:hAnsi="Courier New" w:hint="default"/>
      </w:rPr>
    </w:lvl>
    <w:lvl w:ilvl="2" w:tplc="28C68730">
      <w:start w:val="1"/>
      <w:numFmt w:val="bullet"/>
      <w:lvlText w:val=""/>
      <w:lvlJc w:val="left"/>
      <w:pPr>
        <w:ind w:left="2160" w:hanging="360"/>
      </w:pPr>
      <w:rPr>
        <w:rFonts w:ascii="Wingdings" w:hAnsi="Wingdings" w:hint="default"/>
      </w:rPr>
    </w:lvl>
    <w:lvl w:ilvl="3" w:tplc="D91EE182">
      <w:start w:val="1"/>
      <w:numFmt w:val="bullet"/>
      <w:lvlText w:val=""/>
      <w:lvlJc w:val="left"/>
      <w:pPr>
        <w:ind w:left="2880" w:hanging="360"/>
      </w:pPr>
      <w:rPr>
        <w:rFonts w:ascii="Symbol" w:hAnsi="Symbol" w:hint="default"/>
      </w:rPr>
    </w:lvl>
    <w:lvl w:ilvl="4" w:tplc="CA70E0B4">
      <w:start w:val="1"/>
      <w:numFmt w:val="bullet"/>
      <w:lvlText w:val="o"/>
      <w:lvlJc w:val="left"/>
      <w:pPr>
        <w:ind w:left="3600" w:hanging="360"/>
      </w:pPr>
      <w:rPr>
        <w:rFonts w:ascii="Courier New" w:hAnsi="Courier New" w:hint="default"/>
      </w:rPr>
    </w:lvl>
    <w:lvl w:ilvl="5" w:tplc="15CEF8AE">
      <w:start w:val="1"/>
      <w:numFmt w:val="bullet"/>
      <w:lvlText w:val=""/>
      <w:lvlJc w:val="left"/>
      <w:pPr>
        <w:ind w:left="4320" w:hanging="360"/>
      </w:pPr>
      <w:rPr>
        <w:rFonts w:ascii="Wingdings" w:hAnsi="Wingdings" w:hint="default"/>
      </w:rPr>
    </w:lvl>
    <w:lvl w:ilvl="6" w:tplc="CE9E3DE8">
      <w:start w:val="1"/>
      <w:numFmt w:val="bullet"/>
      <w:lvlText w:val=""/>
      <w:lvlJc w:val="left"/>
      <w:pPr>
        <w:ind w:left="5040" w:hanging="360"/>
      </w:pPr>
      <w:rPr>
        <w:rFonts w:ascii="Symbol" w:hAnsi="Symbol" w:hint="default"/>
      </w:rPr>
    </w:lvl>
    <w:lvl w:ilvl="7" w:tplc="521690A4">
      <w:start w:val="1"/>
      <w:numFmt w:val="bullet"/>
      <w:lvlText w:val="o"/>
      <w:lvlJc w:val="left"/>
      <w:pPr>
        <w:ind w:left="5760" w:hanging="360"/>
      </w:pPr>
      <w:rPr>
        <w:rFonts w:ascii="Courier New" w:hAnsi="Courier New" w:hint="default"/>
      </w:rPr>
    </w:lvl>
    <w:lvl w:ilvl="8" w:tplc="756ADFE6">
      <w:start w:val="1"/>
      <w:numFmt w:val="bullet"/>
      <w:lvlText w:val=""/>
      <w:lvlJc w:val="left"/>
      <w:pPr>
        <w:ind w:left="6480" w:hanging="360"/>
      </w:pPr>
      <w:rPr>
        <w:rFonts w:ascii="Wingdings" w:hAnsi="Wingdings" w:hint="default"/>
      </w:rPr>
    </w:lvl>
  </w:abstractNum>
  <w:abstractNum w:abstractNumId="4" w15:restartNumberingAfterBreak="0">
    <w:nsid w:val="31573B1E"/>
    <w:multiLevelType w:val="hybridMultilevel"/>
    <w:tmpl w:val="F216FFDE"/>
    <w:lvl w:ilvl="0" w:tplc="AC70BA32">
      <w:start w:val="1"/>
      <w:numFmt w:val="decimal"/>
      <w:lvlText w:val="%1."/>
      <w:lvlJc w:val="left"/>
      <w:pPr>
        <w:ind w:left="720" w:hanging="360"/>
      </w:pPr>
    </w:lvl>
    <w:lvl w:ilvl="1" w:tplc="AE7681D6">
      <w:start w:val="1"/>
      <w:numFmt w:val="lowerLetter"/>
      <w:lvlText w:val="%2."/>
      <w:lvlJc w:val="left"/>
      <w:pPr>
        <w:ind w:left="1440" w:hanging="360"/>
      </w:pPr>
    </w:lvl>
    <w:lvl w:ilvl="2" w:tplc="50E6DF84">
      <w:start w:val="1"/>
      <w:numFmt w:val="lowerRoman"/>
      <w:lvlText w:val="%3."/>
      <w:lvlJc w:val="right"/>
      <w:pPr>
        <w:ind w:left="2160" w:hanging="180"/>
      </w:pPr>
    </w:lvl>
    <w:lvl w:ilvl="3" w:tplc="7AEAF1EC">
      <w:start w:val="1"/>
      <w:numFmt w:val="decimal"/>
      <w:lvlText w:val="%4."/>
      <w:lvlJc w:val="left"/>
      <w:pPr>
        <w:ind w:left="2880" w:hanging="360"/>
      </w:pPr>
    </w:lvl>
    <w:lvl w:ilvl="4" w:tplc="B3BCEB50">
      <w:start w:val="1"/>
      <w:numFmt w:val="lowerLetter"/>
      <w:lvlText w:val="%5."/>
      <w:lvlJc w:val="left"/>
      <w:pPr>
        <w:ind w:left="3600" w:hanging="360"/>
      </w:pPr>
    </w:lvl>
    <w:lvl w:ilvl="5" w:tplc="D9263E8A">
      <w:start w:val="1"/>
      <w:numFmt w:val="lowerRoman"/>
      <w:lvlText w:val="%6."/>
      <w:lvlJc w:val="right"/>
      <w:pPr>
        <w:ind w:left="4320" w:hanging="180"/>
      </w:pPr>
    </w:lvl>
    <w:lvl w:ilvl="6" w:tplc="C49E6EEC">
      <w:start w:val="1"/>
      <w:numFmt w:val="decimal"/>
      <w:lvlText w:val="%7."/>
      <w:lvlJc w:val="left"/>
      <w:pPr>
        <w:ind w:left="5040" w:hanging="360"/>
      </w:pPr>
    </w:lvl>
    <w:lvl w:ilvl="7" w:tplc="DEB66A66">
      <w:start w:val="1"/>
      <w:numFmt w:val="lowerLetter"/>
      <w:lvlText w:val="%8."/>
      <w:lvlJc w:val="left"/>
      <w:pPr>
        <w:ind w:left="5760" w:hanging="360"/>
      </w:pPr>
    </w:lvl>
    <w:lvl w:ilvl="8" w:tplc="4FDC40A8">
      <w:start w:val="1"/>
      <w:numFmt w:val="lowerRoman"/>
      <w:lvlText w:val="%9."/>
      <w:lvlJc w:val="right"/>
      <w:pPr>
        <w:ind w:left="6480" w:hanging="180"/>
      </w:pPr>
    </w:lvl>
  </w:abstractNum>
  <w:abstractNum w:abstractNumId="5" w15:restartNumberingAfterBreak="0">
    <w:nsid w:val="332017C4"/>
    <w:multiLevelType w:val="multilevel"/>
    <w:tmpl w:val="F07A15EE"/>
    <w:lvl w:ilvl="0">
      <w:start w:val="1"/>
      <w:numFmt w:val="decimal"/>
      <w:pStyle w:val="Nivel1"/>
      <w:lvlText w:val="%1"/>
      <w:lvlJc w:val="left"/>
      <w:pPr>
        <w:ind w:left="1850" w:hanging="432"/>
      </w:pPr>
      <w:rPr>
        <w:rFonts w:hint="default"/>
      </w:rPr>
    </w:lvl>
    <w:lvl w:ilvl="1">
      <w:start w:val="1"/>
      <w:numFmt w:val="decimal"/>
      <w:pStyle w:val="Nivel2"/>
      <w:lvlText w:val="%1.%2"/>
      <w:lvlJc w:val="left"/>
      <w:pPr>
        <w:ind w:left="1994" w:hanging="576"/>
      </w:pPr>
      <w:rPr>
        <w:rFonts w:hint="default"/>
      </w:rPr>
    </w:lvl>
    <w:lvl w:ilvl="2">
      <w:start w:val="1"/>
      <w:numFmt w:val="decimal"/>
      <w:lvlText w:val="%1.%2.%3"/>
      <w:lvlJc w:val="left"/>
      <w:pPr>
        <w:ind w:left="2138" w:hanging="720"/>
      </w:pPr>
      <w:rPr>
        <w:rFonts w:hint="default"/>
      </w:rPr>
    </w:lvl>
    <w:lvl w:ilvl="3">
      <w:start w:val="1"/>
      <w:numFmt w:val="decimal"/>
      <w:pStyle w:val="Ttulo4"/>
      <w:lvlText w:val="%1.%2.%3.%4"/>
      <w:lvlJc w:val="left"/>
      <w:pPr>
        <w:ind w:left="2282" w:hanging="864"/>
      </w:pPr>
      <w:rPr>
        <w:rFonts w:hint="default"/>
      </w:rPr>
    </w:lvl>
    <w:lvl w:ilvl="4">
      <w:start w:val="1"/>
      <w:numFmt w:val="decimal"/>
      <w:pStyle w:val="Ttulo5"/>
      <w:lvlText w:val="%1.%2.%3.%4.%5"/>
      <w:lvlJc w:val="left"/>
      <w:pPr>
        <w:ind w:left="2426" w:hanging="1008"/>
      </w:pPr>
      <w:rPr>
        <w:rFonts w:hint="default"/>
      </w:rPr>
    </w:lvl>
    <w:lvl w:ilvl="5">
      <w:start w:val="1"/>
      <w:numFmt w:val="decimal"/>
      <w:pStyle w:val="Ttulo6"/>
      <w:lvlText w:val="%1.%2.%3.%4.%5.%6"/>
      <w:lvlJc w:val="left"/>
      <w:pPr>
        <w:ind w:left="2570" w:hanging="1152"/>
      </w:pPr>
      <w:rPr>
        <w:rFonts w:hint="default"/>
      </w:rPr>
    </w:lvl>
    <w:lvl w:ilvl="6">
      <w:start w:val="1"/>
      <w:numFmt w:val="decimal"/>
      <w:pStyle w:val="Ttulo7"/>
      <w:lvlText w:val="%1.%2.%3.%4.%5.%6.%7"/>
      <w:lvlJc w:val="left"/>
      <w:pPr>
        <w:ind w:left="2714" w:hanging="1296"/>
      </w:pPr>
      <w:rPr>
        <w:rFonts w:hint="default"/>
      </w:rPr>
    </w:lvl>
    <w:lvl w:ilvl="7">
      <w:start w:val="1"/>
      <w:numFmt w:val="decimal"/>
      <w:pStyle w:val="Ttulo8"/>
      <w:lvlText w:val="%1.%2.%3.%4.%5.%6.%7.%8"/>
      <w:lvlJc w:val="left"/>
      <w:pPr>
        <w:ind w:left="2858" w:hanging="1440"/>
      </w:pPr>
      <w:rPr>
        <w:rFonts w:hint="default"/>
      </w:rPr>
    </w:lvl>
    <w:lvl w:ilvl="8">
      <w:start w:val="1"/>
      <w:numFmt w:val="decimal"/>
      <w:pStyle w:val="Ttulo9"/>
      <w:lvlText w:val="%1.%2.%3.%4.%5.%6.%7.%8.%9"/>
      <w:lvlJc w:val="left"/>
      <w:pPr>
        <w:ind w:left="3002" w:hanging="1584"/>
      </w:pPr>
      <w:rPr>
        <w:rFonts w:hint="default"/>
      </w:rPr>
    </w:lvl>
  </w:abstractNum>
  <w:abstractNum w:abstractNumId="6" w15:restartNumberingAfterBreak="0">
    <w:nsid w:val="3C9B3AB9"/>
    <w:multiLevelType w:val="hybridMultilevel"/>
    <w:tmpl w:val="BB44A31E"/>
    <w:lvl w:ilvl="0" w:tplc="21480792">
      <w:start w:val="1"/>
      <w:numFmt w:val="bullet"/>
      <w:lvlText w:val=""/>
      <w:lvlJc w:val="left"/>
      <w:pPr>
        <w:ind w:left="720" w:hanging="360"/>
      </w:pPr>
      <w:rPr>
        <w:rFonts w:ascii="Symbol" w:hAnsi="Symbol" w:hint="default"/>
      </w:rPr>
    </w:lvl>
    <w:lvl w:ilvl="1" w:tplc="B2D89892">
      <w:start w:val="1"/>
      <w:numFmt w:val="bullet"/>
      <w:lvlText w:val="o"/>
      <w:lvlJc w:val="left"/>
      <w:pPr>
        <w:ind w:left="1440" w:hanging="360"/>
      </w:pPr>
      <w:rPr>
        <w:rFonts w:ascii="Courier New" w:hAnsi="Courier New" w:hint="default"/>
      </w:rPr>
    </w:lvl>
    <w:lvl w:ilvl="2" w:tplc="B1BCF6A6">
      <w:start w:val="1"/>
      <w:numFmt w:val="bullet"/>
      <w:lvlText w:val=""/>
      <w:lvlJc w:val="left"/>
      <w:pPr>
        <w:ind w:left="2160" w:hanging="360"/>
      </w:pPr>
      <w:rPr>
        <w:rFonts w:ascii="Wingdings" w:hAnsi="Wingdings" w:hint="default"/>
      </w:rPr>
    </w:lvl>
    <w:lvl w:ilvl="3" w:tplc="ED28C602">
      <w:start w:val="1"/>
      <w:numFmt w:val="bullet"/>
      <w:lvlText w:val=""/>
      <w:lvlJc w:val="left"/>
      <w:pPr>
        <w:ind w:left="2880" w:hanging="360"/>
      </w:pPr>
      <w:rPr>
        <w:rFonts w:ascii="Symbol" w:hAnsi="Symbol" w:hint="default"/>
      </w:rPr>
    </w:lvl>
    <w:lvl w:ilvl="4" w:tplc="D444F050">
      <w:start w:val="1"/>
      <w:numFmt w:val="bullet"/>
      <w:lvlText w:val="o"/>
      <w:lvlJc w:val="left"/>
      <w:pPr>
        <w:ind w:left="3600" w:hanging="360"/>
      </w:pPr>
      <w:rPr>
        <w:rFonts w:ascii="Courier New" w:hAnsi="Courier New" w:hint="default"/>
      </w:rPr>
    </w:lvl>
    <w:lvl w:ilvl="5" w:tplc="BAB4F9D8">
      <w:start w:val="1"/>
      <w:numFmt w:val="bullet"/>
      <w:lvlText w:val=""/>
      <w:lvlJc w:val="left"/>
      <w:pPr>
        <w:ind w:left="4320" w:hanging="360"/>
      </w:pPr>
      <w:rPr>
        <w:rFonts w:ascii="Wingdings" w:hAnsi="Wingdings" w:hint="default"/>
      </w:rPr>
    </w:lvl>
    <w:lvl w:ilvl="6" w:tplc="6EAC3E18">
      <w:start w:val="1"/>
      <w:numFmt w:val="bullet"/>
      <w:lvlText w:val=""/>
      <w:lvlJc w:val="left"/>
      <w:pPr>
        <w:ind w:left="5040" w:hanging="360"/>
      </w:pPr>
      <w:rPr>
        <w:rFonts w:ascii="Symbol" w:hAnsi="Symbol" w:hint="default"/>
      </w:rPr>
    </w:lvl>
    <w:lvl w:ilvl="7" w:tplc="8948FA08">
      <w:start w:val="1"/>
      <w:numFmt w:val="bullet"/>
      <w:lvlText w:val="o"/>
      <w:lvlJc w:val="left"/>
      <w:pPr>
        <w:ind w:left="5760" w:hanging="360"/>
      </w:pPr>
      <w:rPr>
        <w:rFonts w:ascii="Courier New" w:hAnsi="Courier New" w:hint="default"/>
      </w:rPr>
    </w:lvl>
    <w:lvl w:ilvl="8" w:tplc="871EEA5E">
      <w:start w:val="1"/>
      <w:numFmt w:val="bullet"/>
      <w:lvlText w:val=""/>
      <w:lvlJc w:val="left"/>
      <w:pPr>
        <w:ind w:left="6480" w:hanging="360"/>
      </w:pPr>
      <w:rPr>
        <w:rFonts w:ascii="Wingdings" w:hAnsi="Wingdings" w:hint="default"/>
      </w:rPr>
    </w:lvl>
  </w:abstractNum>
  <w:abstractNum w:abstractNumId="7" w15:restartNumberingAfterBreak="0">
    <w:nsid w:val="3F9D292A"/>
    <w:multiLevelType w:val="hybridMultilevel"/>
    <w:tmpl w:val="BD5861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408720F5"/>
    <w:multiLevelType w:val="hybridMultilevel"/>
    <w:tmpl w:val="AC026CFC"/>
    <w:lvl w:ilvl="0" w:tplc="80DE3EC8">
      <w:start w:val="1"/>
      <w:numFmt w:val="bullet"/>
      <w:lvlText w:val=""/>
      <w:lvlJc w:val="left"/>
      <w:pPr>
        <w:ind w:left="720" w:hanging="360"/>
      </w:pPr>
      <w:rPr>
        <w:rFonts w:ascii="Symbol" w:hAnsi="Symbol" w:hint="default"/>
      </w:rPr>
    </w:lvl>
    <w:lvl w:ilvl="1" w:tplc="CDA6F5DE">
      <w:start w:val="1"/>
      <w:numFmt w:val="bullet"/>
      <w:lvlText w:val="o"/>
      <w:lvlJc w:val="left"/>
      <w:pPr>
        <w:ind w:left="1440" w:hanging="360"/>
      </w:pPr>
      <w:rPr>
        <w:rFonts w:ascii="Courier New" w:hAnsi="Courier New" w:hint="default"/>
      </w:rPr>
    </w:lvl>
    <w:lvl w:ilvl="2" w:tplc="D4E025F2">
      <w:start w:val="1"/>
      <w:numFmt w:val="bullet"/>
      <w:lvlText w:val=""/>
      <w:lvlJc w:val="left"/>
      <w:pPr>
        <w:ind w:left="2160" w:hanging="360"/>
      </w:pPr>
      <w:rPr>
        <w:rFonts w:ascii="Wingdings" w:hAnsi="Wingdings" w:hint="default"/>
      </w:rPr>
    </w:lvl>
    <w:lvl w:ilvl="3" w:tplc="3B6CFCDC">
      <w:start w:val="1"/>
      <w:numFmt w:val="bullet"/>
      <w:lvlText w:val=""/>
      <w:lvlJc w:val="left"/>
      <w:pPr>
        <w:ind w:left="2880" w:hanging="360"/>
      </w:pPr>
      <w:rPr>
        <w:rFonts w:ascii="Symbol" w:hAnsi="Symbol" w:hint="default"/>
      </w:rPr>
    </w:lvl>
    <w:lvl w:ilvl="4" w:tplc="10E69DF0">
      <w:start w:val="1"/>
      <w:numFmt w:val="bullet"/>
      <w:lvlText w:val="o"/>
      <w:lvlJc w:val="left"/>
      <w:pPr>
        <w:ind w:left="3600" w:hanging="360"/>
      </w:pPr>
      <w:rPr>
        <w:rFonts w:ascii="Courier New" w:hAnsi="Courier New" w:hint="default"/>
      </w:rPr>
    </w:lvl>
    <w:lvl w:ilvl="5" w:tplc="7EAE7C60">
      <w:start w:val="1"/>
      <w:numFmt w:val="bullet"/>
      <w:lvlText w:val=""/>
      <w:lvlJc w:val="left"/>
      <w:pPr>
        <w:ind w:left="4320" w:hanging="360"/>
      </w:pPr>
      <w:rPr>
        <w:rFonts w:ascii="Wingdings" w:hAnsi="Wingdings" w:hint="default"/>
      </w:rPr>
    </w:lvl>
    <w:lvl w:ilvl="6" w:tplc="EEC20FC8">
      <w:start w:val="1"/>
      <w:numFmt w:val="bullet"/>
      <w:lvlText w:val=""/>
      <w:lvlJc w:val="left"/>
      <w:pPr>
        <w:ind w:left="5040" w:hanging="360"/>
      </w:pPr>
      <w:rPr>
        <w:rFonts w:ascii="Symbol" w:hAnsi="Symbol" w:hint="default"/>
      </w:rPr>
    </w:lvl>
    <w:lvl w:ilvl="7" w:tplc="AA4CB5E6">
      <w:start w:val="1"/>
      <w:numFmt w:val="bullet"/>
      <w:lvlText w:val="o"/>
      <w:lvlJc w:val="left"/>
      <w:pPr>
        <w:ind w:left="5760" w:hanging="360"/>
      </w:pPr>
      <w:rPr>
        <w:rFonts w:ascii="Courier New" w:hAnsi="Courier New" w:hint="default"/>
      </w:rPr>
    </w:lvl>
    <w:lvl w:ilvl="8" w:tplc="D4009F38">
      <w:start w:val="1"/>
      <w:numFmt w:val="bullet"/>
      <w:lvlText w:val=""/>
      <w:lvlJc w:val="left"/>
      <w:pPr>
        <w:ind w:left="6480" w:hanging="360"/>
      </w:pPr>
      <w:rPr>
        <w:rFonts w:ascii="Wingdings" w:hAnsi="Wingdings" w:hint="default"/>
      </w:rPr>
    </w:lvl>
  </w:abstractNum>
  <w:abstractNum w:abstractNumId="9" w15:restartNumberingAfterBreak="0">
    <w:nsid w:val="4270045A"/>
    <w:multiLevelType w:val="hybridMultilevel"/>
    <w:tmpl w:val="848A2940"/>
    <w:lvl w:ilvl="0" w:tplc="059EF15A">
      <w:start w:val="1"/>
      <w:numFmt w:val="bullet"/>
      <w:lvlText w:val=""/>
      <w:lvlJc w:val="left"/>
      <w:pPr>
        <w:ind w:left="720" w:hanging="360"/>
      </w:pPr>
      <w:rPr>
        <w:rFonts w:ascii="Symbol" w:hAnsi="Symbol" w:hint="default"/>
      </w:rPr>
    </w:lvl>
    <w:lvl w:ilvl="1" w:tplc="A64646F6">
      <w:start w:val="1"/>
      <w:numFmt w:val="bullet"/>
      <w:lvlText w:val="o"/>
      <w:lvlJc w:val="left"/>
      <w:pPr>
        <w:ind w:left="1440" w:hanging="360"/>
      </w:pPr>
      <w:rPr>
        <w:rFonts w:ascii="Courier New" w:hAnsi="Courier New" w:hint="default"/>
      </w:rPr>
    </w:lvl>
    <w:lvl w:ilvl="2" w:tplc="BBCAC134">
      <w:start w:val="1"/>
      <w:numFmt w:val="bullet"/>
      <w:lvlText w:val=""/>
      <w:lvlJc w:val="left"/>
      <w:pPr>
        <w:ind w:left="2160" w:hanging="360"/>
      </w:pPr>
      <w:rPr>
        <w:rFonts w:ascii="Wingdings" w:hAnsi="Wingdings" w:hint="default"/>
      </w:rPr>
    </w:lvl>
    <w:lvl w:ilvl="3" w:tplc="8FAE8996">
      <w:start w:val="1"/>
      <w:numFmt w:val="bullet"/>
      <w:lvlText w:val=""/>
      <w:lvlJc w:val="left"/>
      <w:pPr>
        <w:ind w:left="2880" w:hanging="360"/>
      </w:pPr>
      <w:rPr>
        <w:rFonts w:ascii="Symbol" w:hAnsi="Symbol" w:hint="default"/>
      </w:rPr>
    </w:lvl>
    <w:lvl w:ilvl="4" w:tplc="DA84B80E">
      <w:start w:val="1"/>
      <w:numFmt w:val="bullet"/>
      <w:lvlText w:val="o"/>
      <w:lvlJc w:val="left"/>
      <w:pPr>
        <w:ind w:left="3600" w:hanging="360"/>
      </w:pPr>
      <w:rPr>
        <w:rFonts w:ascii="Courier New" w:hAnsi="Courier New" w:hint="default"/>
      </w:rPr>
    </w:lvl>
    <w:lvl w:ilvl="5" w:tplc="758269EE">
      <w:start w:val="1"/>
      <w:numFmt w:val="bullet"/>
      <w:lvlText w:val=""/>
      <w:lvlJc w:val="left"/>
      <w:pPr>
        <w:ind w:left="4320" w:hanging="360"/>
      </w:pPr>
      <w:rPr>
        <w:rFonts w:ascii="Wingdings" w:hAnsi="Wingdings" w:hint="default"/>
      </w:rPr>
    </w:lvl>
    <w:lvl w:ilvl="6" w:tplc="3FCA8652">
      <w:start w:val="1"/>
      <w:numFmt w:val="bullet"/>
      <w:lvlText w:val=""/>
      <w:lvlJc w:val="left"/>
      <w:pPr>
        <w:ind w:left="5040" w:hanging="360"/>
      </w:pPr>
      <w:rPr>
        <w:rFonts w:ascii="Symbol" w:hAnsi="Symbol" w:hint="default"/>
      </w:rPr>
    </w:lvl>
    <w:lvl w:ilvl="7" w:tplc="8416ABB0">
      <w:start w:val="1"/>
      <w:numFmt w:val="bullet"/>
      <w:lvlText w:val="o"/>
      <w:lvlJc w:val="left"/>
      <w:pPr>
        <w:ind w:left="5760" w:hanging="360"/>
      </w:pPr>
      <w:rPr>
        <w:rFonts w:ascii="Courier New" w:hAnsi="Courier New" w:hint="default"/>
      </w:rPr>
    </w:lvl>
    <w:lvl w:ilvl="8" w:tplc="282EBB58">
      <w:start w:val="1"/>
      <w:numFmt w:val="bullet"/>
      <w:lvlText w:val=""/>
      <w:lvlJc w:val="left"/>
      <w:pPr>
        <w:ind w:left="6480" w:hanging="360"/>
      </w:pPr>
      <w:rPr>
        <w:rFonts w:ascii="Wingdings" w:hAnsi="Wingdings" w:hint="default"/>
      </w:rPr>
    </w:lvl>
  </w:abstractNum>
  <w:abstractNum w:abstractNumId="10" w15:restartNumberingAfterBreak="0">
    <w:nsid w:val="43BB1673"/>
    <w:multiLevelType w:val="hybridMultilevel"/>
    <w:tmpl w:val="D4567E90"/>
    <w:lvl w:ilvl="0" w:tplc="F83251F0">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E7024E"/>
    <w:multiLevelType w:val="multilevel"/>
    <w:tmpl w:val="14C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E114A"/>
    <w:multiLevelType w:val="hybridMultilevel"/>
    <w:tmpl w:val="86C603E6"/>
    <w:lvl w:ilvl="0" w:tplc="E626E8CE">
      <w:start w:val="1"/>
      <w:numFmt w:val="bullet"/>
      <w:lvlText w:val=""/>
      <w:lvlJc w:val="left"/>
      <w:pPr>
        <w:ind w:left="720" w:hanging="360"/>
      </w:pPr>
      <w:rPr>
        <w:rFonts w:ascii="Symbol" w:hAnsi="Symbol" w:hint="default"/>
      </w:rPr>
    </w:lvl>
    <w:lvl w:ilvl="1" w:tplc="DE4A4F62">
      <w:start w:val="1"/>
      <w:numFmt w:val="bullet"/>
      <w:lvlText w:val="o"/>
      <w:lvlJc w:val="left"/>
      <w:pPr>
        <w:ind w:left="1440" w:hanging="360"/>
      </w:pPr>
      <w:rPr>
        <w:rFonts w:ascii="Courier New" w:hAnsi="Courier New" w:hint="default"/>
      </w:rPr>
    </w:lvl>
    <w:lvl w:ilvl="2" w:tplc="D0B65970">
      <w:start w:val="1"/>
      <w:numFmt w:val="bullet"/>
      <w:lvlText w:val=""/>
      <w:lvlJc w:val="left"/>
      <w:pPr>
        <w:ind w:left="2160" w:hanging="360"/>
      </w:pPr>
      <w:rPr>
        <w:rFonts w:ascii="Wingdings" w:hAnsi="Wingdings" w:hint="default"/>
      </w:rPr>
    </w:lvl>
    <w:lvl w:ilvl="3" w:tplc="8AAA0C9A">
      <w:start w:val="1"/>
      <w:numFmt w:val="bullet"/>
      <w:lvlText w:val=""/>
      <w:lvlJc w:val="left"/>
      <w:pPr>
        <w:ind w:left="2880" w:hanging="360"/>
      </w:pPr>
      <w:rPr>
        <w:rFonts w:ascii="Symbol" w:hAnsi="Symbol" w:hint="default"/>
      </w:rPr>
    </w:lvl>
    <w:lvl w:ilvl="4" w:tplc="B192D4E4">
      <w:start w:val="1"/>
      <w:numFmt w:val="bullet"/>
      <w:lvlText w:val="o"/>
      <w:lvlJc w:val="left"/>
      <w:pPr>
        <w:ind w:left="3600" w:hanging="360"/>
      </w:pPr>
      <w:rPr>
        <w:rFonts w:ascii="Courier New" w:hAnsi="Courier New" w:hint="default"/>
      </w:rPr>
    </w:lvl>
    <w:lvl w:ilvl="5" w:tplc="C38A31C4">
      <w:start w:val="1"/>
      <w:numFmt w:val="bullet"/>
      <w:lvlText w:val=""/>
      <w:lvlJc w:val="left"/>
      <w:pPr>
        <w:ind w:left="4320" w:hanging="360"/>
      </w:pPr>
      <w:rPr>
        <w:rFonts w:ascii="Wingdings" w:hAnsi="Wingdings" w:hint="default"/>
      </w:rPr>
    </w:lvl>
    <w:lvl w:ilvl="6" w:tplc="A6D02DEA">
      <w:start w:val="1"/>
      <w:numFmt w:val="bullet"/>
      <w:lvlText w:val=""/>
      <w:lvlJc w:val="left"/>
      <w:pPr>
        <w:ind w:left="5040" w:hanging="360"/>
      </w:pPr>
      <w:rPr>
        <w:rFonts w:ascii="Symbol" w:hAnsi="Symbol" w:hint="default"/>
      </w:rPr>
    </w:lvl>
    <w:lvl w:ilvl="7" w:tplc="EE5620A0">
      <w:start w:val="1"/>
      <w:numFmt w:val="bullet"/>
      <w:lvlText w:val="o"/>
      <w:lvlJc w:val="left"/>
      <w:pPr>
        <w:ind w:left="5760" w:hanging="360"/>
      </w:pPr>
      <w:rPr>
        <w:rFonts w:ascii="Courier New" w:hAnsi="Courier New" w:hint="default"/>
      </w:rPr>
    </w:lvl>
    <w:lvl w:ilvl="8" w:tplc="DFD6C00A">
      <w:start w:val="1"/>
      <w:numFmt w:val="bullet"/>
      <w:lvlText w:val=""/>
      <w:lvlJc w:val="left"/>
      <w:pPr>
        <w:ind w:left="6480" w:hanging="360"/>
      </w:pPr>
      <w:rPr>
        <w:rFonts w:ascii="Wingdings" w:hAnsi="Wingdings" w:hint="default"/>
      </w:rPr>
    </w:lvl>
  </w:abstractNum>
  <w:abstractNum w:abstractNumId="13" w15:restartNumberingAfterBreak="0">
    <w:nsid w:val="6E0A376F"/>
    <w:multiLevelType w:val="hybridMultilevel"/>
    <w:tmpl w:val="96722FC8"/>
    <w:lvl w:ilvl="0" w:tplc="6D082744">
      <w:start w:val="1"/>
      <w:numFmt w:val="decimal"/>
      <w:lvlText w:val="%1."/>
      <w:lvlJc w:val="left"/>
      <w:pPr>
        <w:ind w:left="720" w:hanging="360"/>
      </w:pPr>
    </w:lvl>
    <w:lvl w:ilvl="1" w:tplc="CA50DDA6">
      <w:start w:val="1"/>
      <w:numFmt w:val="lowerLetter"/>
      <w:lvlText w:val="%2."/>
      <w:lvlJc w:val="left"/>
      <w:pPr>
        <w:ind w:left="1440" w:hanging="360"/>
      </w:pPr>
    </w:lvl>
    <w:lvl w:ilvl="2" w:tplc="EDF2F2A8">
      <w:start w:val="1"/>
      <w:numFmt w:val="lowerRoman"/>
      <w:lvlText w:val="%3."/>
      <w:lvlJc w:val="right"/>
      <w:pPr>
        <w:ind w:left="2160" w:hanging="180"/>
      </w:pPr>
    </w:lvl>
    <w:lvl w:ilvl="3" w:tplc="BA9C6384">
      <w:start w:val="1"/>
      <w:numFmt w:val="decimal"/>
      <w:lvlText w:val="%4."/>
      <w:lvlJc w:val="left"/>
      <w:pPr>
        <w:ind w:left="2880" w:hanging="360"/>
      </w:pPr>
    </w:lvl>
    <w:lvl w:ilvl="4" w:tplc="28664FF6">
      <w:start w:val="1"/>
      <w:numFmt w:val="lowerLetter"/>
      <w:lvlText w:val="%5."/>
      <w:lvlJc w:val="left"/>
      <w:pPr>
        <w:ind w:left="3600" w:hanging="360"/>
      </w:pPr>
    </w:lvl>
    <w:lvl w:ilvl="5" w:tplc="F52C1CB6">
      <w:start w:val="1"/>
      <w:numFmt w:val="lowerRoman"/>
      <w:lvlText w:val="%6."/>
      <w:lvlJc w:val="right"/>
      <w:pPr>
        <w:ind w:left="4320" w:hanging="180"/>
      </w:pPr>
    </w:lvl>
    <w:lvl w:ilvl="6" w:tplc="CDEEA838">
      <w:start w:val="1"/>
      <w:numFmt w:val="decimal"/>
      <w:lvlText w:val="%7."/>
      <w:lvlJc w:val="left"/>
      <w:pPr>
        <w:ind w:left="5040" w:hanging="360"/>
      </w:pPr>
    </w:lvl>
    <w:lvl w:ilvl="7" w:tplc="D938B728">
      <w:start w:val="1"/>
      <w:numFmt w:val="lowerLetter"/>
      <w:lvlText w:val="%8."/>
      <w:lvlJc w:val="left"/>
      <w:pPr>
        <w:ind w:left="5760" w:hanging="360"/>
      </w:pPr>
    </w:lvl>
    <w:lvl w:ilvl="8" w:tplc="FFE81212">
      <w:start w:val="1"/>
      <w:numFmt w:val="lowerRoman"/>
      <w:lvlText w:val="%9."/>
      <w:lvlJc w:val="right"/>
      <w:pPr>
        <w:ind w:left="6480" w:hanging="180"/>
      </w:pPr>
    </w:lvl>
  </w:abstractNum>
  <w:abstractNum w:abstractNumId="14" w15:restartNumberingAfterBreak="0">
    <w:nsid w:val="6EA2E8FE"/>
    <w:multiLevelType w:val="hybridMultilevel"/>
    <w:tmpl w:val="6AAE2212"/>
    <w:lvl w:ilvl="0" w:tplc="7C8C770C">
      <w:start w:val="1"/>
      <w:numFmt w:val="bullet"/>
      <w:lvlText w:val=""/>
      <w:lvlJc w:val="left"/>
      <w:pPr>
        <w:ind w:left="720" w:hanging="360"/>
      </w:pPr>
      <w:rPr>
        <w:rFonts w:ascii="Symbol" w:hAnsi="Symbol" w:hint="default"/>
      </w:rPr>
    </w:lvl>
    <w:lvl w:ilvl="1" w:tplc="888C0DD6">
      <w:start w:val="1"/>
      <w:numFmt w:val="bullet"/>
      <w:lvlText w:val="o"/>
      <w:lvlJc w:val="left"/>
      <w:pPr>
        <w:ind w:left="1440" w:hanging="360"/>
      </w:pPr>
      <w:rPr>
        <w:rFonts w:ascii="Courier New" w:hAnsi="Courier New" w:hint="default"/>
      </w:rPr>
    </w:lvl>
    <w:lvl w:ilvl="2" w:tplc="49281750">
      <w:start w:val="1"/>
      <w:numFmt w:val="bullet"/>
      <w:lvlText w:val=""/>
      <w:lvlJc w:val="left"/>
      <w:pPr>
        <w:ind w:left="2160" w:hanging="360"/>
      </w:pPr>
      <w:rPr>
        <w:rFonts w:ascii="Wingdings" w:hAnsi="Wingdings" w:hint="default"/>
      </w:rPr>
    </w:lvl>
    <w:lvl w:ilvl="3" w:tplc="D67CF876">
      <w:start w:val="1"/>
      <w:numFmt w:val="bullet"/>
      <w:lvlText w:val=""/>
      <w:lvlJc w:val="left"/>
      <w:pPr>
        <w:ind w:left="2880" w:hanging="360"/>
      </w:pPr>
      <w:rPr>
        <w:rFonts w:ascii="Symbol" w:hAnsi="Symbol" w:hint="default"/>
      </w:rPr>
    </w:lvl>
    <w:lvl w:ilvl="4" w:tplc="756C104A">
      <w:start w:val="1"/>
      <w:numFmt w:val="bullet"/>
      <w:lvlText w:val="o"/>
      <w:lvlJc w:val="left"/>
      <w:pPr>
        <w:ind w:left="3600" w:hanging="360"/>
      </w:pPr>
      <w:rPr>
        <w:rFonts w:ascii="Courier New" w:hAnsi="Courier New" w:hint="default"/>
      </w:rPr>
    </w:lvl>
    <w:lvl w:ilvl="5" w:tplc="6B82B6CC">
      <w:start w:val="1"/>
      <w:numFmt w:val="bullet"/>
      <w:lvlText w:val=""/>
      <w:lvlJc w:val="left"/>
      <w:pPr>
        <w:ind w:left="4320" w:hanging="360"/>
      </w:pPr>
      <w:rPr>
        <w:rFonts w:ascii="Wingdings" w:hAnsi="Wingdings" w:hint="default"/>
      </w:rPr>
    </w:lvl>
    <w:lvl w:ilvl="6" w:tplc="644AEBD4">
      <w:start w:val="1"/>
      <w:numFmt w:val="bullet"/>
      <w:lvlText w:val=""/>
      <w:lvlJc w:val="left"/>
      <w:pPr>
        <w:ind w:left="5040" w:hanging="360"/>
      </w:pPr>
      <w:rPr>
        <w:rFonts w:ascii="Symbol" w:hAnsi="Symbol" w:hint="default"/>
      </w:rPr>
    </w:lvl>
    <w:lvl w:ilvl="7" w:tplc="C8B8B15A">
      <w:start w:val="1"/>
      <w:numFmt w:val="bullet"/>
      <w:lvlText w:val="o"/>
      <w:lvlJc w:val="left"/>
      <w:pPr>
        <w:ind w:left="5760" w:hanging="360"/>
      </w:pPr>
      <w:rPr>
        <w:rFonts w:ascii="Courier New" w:hAnsi="Courier New" w:hint="default"/>
      </w:rPr>
    </w:lvl>
    <w:lvl w:ilvl="8" w:tplc="7C52E86C">
      <w:start w:val="1"/>
      <w:numFmt w:val="bullet"/>
      <w:lvlText w:val=""/>
      <w:lvlJc w:val="left"/>
      <w:pPr>
        <w:ind w:left="6480" w:hanging="360"/>
      </w:pPr>
      <w:rPr>
        <w:rFonts w:ascii="Wingdings" w:hAnsi="Wingdings" w:hint="default"/>
      </w:rPr>
    </w:lvl>
  </w:abstractNum>
  <w:abstractNum w:abstractNumId="15" w15:restartNumberingAfterBreak="0">
    <w:nsid w:val="762A7DF9"/>
    <w:multiLevelType w:val="multilevel"/>
    <w:tmpl w:val="30188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2657664">
    <w:abstractNumId w:val="9"/>
  </w:num>
  <w:num w:numId="2" w16cid:durableId="1455556627">
    <w:abstractNumId w:val="14"/>
  </w:num>
  <w:num w:numId="3" w16cid:durableId="1888955427">
    <w:abstractNumId w:val="6"/>
  </w:num>
  <w:num w:numId="4" w16cid:durableId="287201830">
    <w:abstractNumId w:val="1"/>
  </w:num>
  <w:num w:numId="5" w16cid:durableId="56980310">
    <w:abstractNumId w:val="12"/>
  </w:num>
  <w:num w:numId="6" w16cid:durableId="870609372">
    <w:abstractNumId w:val="3"/>
  </w:num>
  <w:num w:numId="7" w16cid:durableId="1263562443">
    <w:abstractNumId w:val="8"/>
  </w:num>
  <w:num w:numId="8" w16cid:durableId="737558443">
    <w:abstractNumId w:val="13"/>
  </w:num>
  <w:num w:numId="9" w16cid:durableId="496507014">
    <w:abstractNumId w:val="4"/>
  </w:num>
  <w:num w:numId="10" w16cid:durableId="1991251788">
    <w:abstractNumId w:val="5"/>
  </w:num>
  <w:num w:numId="11" w16cid:durableId="1151680958">
    <w:abstractNumId w:val="10"/>
  </w:num>
  <w:num w:numId="12" w16cid:durableId="490751443">
    <w:abstractNumId w:val="0"/>
  </w:num>
  <w:num w:numId="13" w16cid:durableId="1881866688">
    <w:abstractNumId w:val="15"/>
  </w:num>
  <w:num w:numId="14" w16cid:durableId="642779055">
    <w:abstractNumId w:val="11"/>
  </w:num>
  <w:num w:numId="15" w16cid:durableId="253513984">
    <w:abstractNumId w:val="2"/>
  </w:num>
  <w:num w:numId="16" w16cid:durableId="1881478072">
    <w:abstractNumId w:val="7"/>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L ALEJANDRO PARRA MARANON">
    <w15:presenceInfo w15:providerId="AD" w15:userId="S::joel.parra@epn.edu.ec::800de254-7bc5-4bf6-866a-96be9826a5a0"/>
  </w15:person>
  <w15:person w15:author="JUAN PABLO ZALDUMBIDE PROANO">
    <w15:presenceInfo w15:providerId="AD" w15:userId="S::juan.zaldumbide@epn.edu.ec::239d7e2e-228b-4199-ac84-9ad6f0c423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57B"/>
    <w:rsid w:val="00004C7C"/>
    <w:rsid w:val="00005E92"/>
    <w:rsid w:val="00006DF3"/>
    <w:rsid w:val="0001405E"/>
    <w:rsid w:val="00016675"/>
    <w:rsid w:val="00021DF3"/>
    <w:rsid w:val="000276EA"/>
    <w:rsid w:val="00036FDB"/>
    <w:rsid w:val="0004103B"/>
    <w:rsid w:val="000448F2"/>
    <w:rsid w:val="00051DB3"/>
    <w:rsid w:val="00054603"/>
    <w:rsid w:val="00054E9C"/>
    <w:rsid w:val="00055AB2"/>
    <w:rsid w:val="000569E3"/>
    <w:rsid w:val="00063182"/>
    <w:rsid w:val="00065FC0"/>
    <w:rsid w:val="00070D0E"/>
    <w:rsid w:val="0007286B"/>
    <w:rsid w:val="000736CB"/>
    <w:rsid w:val="00086692"/>
    <w:rsid w:val="000A1F74"/>
    <w:rsid w:val="000A2800"/>
    <w:rsid w:val="000A65D9"/>
    <w:rsid w:val="000C1894"/>
    <w:rsid w:val="000D2D9E"/>
    <w:rsid w:val="000D5210"/>
    <w:rsid w:val="000D57B6"/>
    <w:rsid w:val="000D5B0E"/>
    <w:rsid w:val="000E0D42"/>
    <w:rsid w:val="000F2510"/>
    <w:rsid w:val="000F268D"/>
    <w:rsid w:val="000F4FC8"/>
    <w:rsid w:val="001077B9"/>
    <w:rsid w:val="00132E76"/>
    <w:rsid w:val="00132F5B"/>
    <w:rsid w:val="00136995"/>
    <w:rsid w:val="00142C12"/>
    <w:rsid w:val="001433F6"/>
    <w:rsid w:val="00143763"/>
    <w:rsid w:val="00155B91"/>
    <w:rsid w:val="00161C94"/>
    <w:rsid w:val="00162511"/>
    <w:rsid w:val="00170B2F"/>
    <w:rsid w:val="00185C58"/>
    <w:rsid w:val="001903D4"/>
    <w:rsid w:val="00193FD8"/>
    <w:rsid w:val="00195B59"/>
    <w:rsid w:val="00195CCE"/>
    <w:rsid w:val="001B33CC"/>
    <w:rsid w:val="001B6E45"/>
    <w:rsid w:val="001D01A7"/>
    <w:rsid w:val="001D2756"/>
    <w:rsid w:val="001E4649"/>
    <w:rsid w:val="001E7E97"/>
    <w:rsid w:val="001F2007"/>
    <w:rsid w:val="001F766A"/>
    <w:rsid w:val="002042B8"/>
    <w:rsid w:val="00211D33"/>
    <w:rsid w:val="00212E54"/>
    <w:rsid w:val="002373E3"/>
    <w:rsid w:val="00246488"/>
    <w:rsid w:val="00247170"/>
    <w:rsid w:val="00270026"/>
    <w:rsid w:val="0027037B"/>
    <w:rsid w:val="00275306"/>
    <w:rsid w:val="00276F38"/>
    <w:rsid w:val="002852B6"/>
    <w:rsid w:val="00290D4D"/>
    <w:rsid w:val="00296A35"/>
    <w:rsid w:val="002A557B"/>
    <w:rsid w:val="002A57E0"/>
    <w:rsid w:val="002C0AF1"/>
    <w:rsid w:val="002C2E0A"/>
    <w:rsid w:val="002D2989"/>
    <w:rsid w:val="002D72D9"/>
    <w:rsid w:val="002E0C34"/>
    <w:rsid w:val="002E272A"/>
    <w:rsid w:val="002E387B"/>
    <w:rsid w:val="0030173D"/>
    <w:rsid w:val="00301D76"/>
    <w:rsid w:val="00303284"/>
    <w:rsid w:val="0030342C"/>
    <w:rsid w:val="00305AEA"/>
    <w:rsid w:val="00306F6A"/>
    <w:rsid w:val="0031541A"/>
    <w:rsid w:val="00317495"/>
    <w:rsid w:val="003254FA"/>
    <w:rsid w:val="00326247"/>
    <w:rsid w:val="00326D14"/>
    <w:rsid w:val="003273C7"/>
    <w:rsid w:val="00331C28"/>
    <w:rsid w:val="00340B44"/>
    <w:rsid w:val="003432D1"/>
    <w:rsid w:val="003453B5"/>
    <w:rsid w:val="00347DBF"/>
    <w:rsid w:val="00364091"/>
    <w:rsid w:val="00372DCF"/>
    <w:rsid w:val="0037632F"/>
    <w:rsid w:val="003776A8"/>
    <w:rsid w:val="00385392"/>
    <w:rsid w:val="00395C40"/>
    <w:rsid w:val="003A78F3"/>
    <w:rsid w:val="003A7B9A"/>
    <w:rsid w:val="003B299D"/>
    <w:rsid w:val="003B4537"/>
    <w:rsid w:val="003C0B3C"/>
    <w:rsid w:val="003C3A30"/>
    <w:rsid w:val="003D1142"/>
    <w:rsid w:val="003D6522"/>
    <w:rsid w:val="003D7B10"/>
    <w:rsid w:val="003F633F"/>
    <w:rsid w:val="003F7A5A"/>
    <w:rsid w:val="00424AF6"/>
    <w:rsid w:val="00431231"/>
    <w:rsid w:val="00433B58"/>
    <w:rsid w:val="004475A8"/>
    <w:rsid w:val="0045146A"/>
    <w:rsid w:val="00471B27"/>
    <w:rsid w:val="004738CE"/>
    <w:rsid w:val="00477897"/>
    <w:rsid w:val="0048168B"/>
    <w:rsid w:val="00490B94"/>
    <w:rsid w:val="0049237F"/>
    <w:rsid w:val="004A68E0"/>
    <w:rsid w:val="004C17DD"/>
    <w:rsid w:val="004C4A0D"/>
    <w:rsid w:val="004C4ED3"/>
    <w:rsid w:val="004D4A3D"/>
    <w:rsid w:val="004D4B59"/>
    <w:rsid w:val="004D7D42"/>
    <w:rsid w:val="004E08A2"/>
    <w:rsid w:val="004E6A0E"/>
    <w:rsid w:val="004F1668"/>
    <w:rsid w:val="00501CA8"/>
    <w:rsid w:val="005020FE"/>
    <w:rsid w:val="005133BB"/>
    <w:rsid w:val="005172BD"/>
    <w:rsid w:val="0052A1A6"/>
    <w:rsid w:val="00537EC9"/>
    <w:rsid w:val="00543B74"/>
    <w:rsid w:val="00550651"/>
    <w:rsid w:val="00554D33"/>
    <w:rsid w:val="00557979"/>
    <w:rsid w:val="00560B7C"/>
    <w:rsid w:val="00571D9B"/>
    <w:rsid w:val="005763D9"/>
    <w:rsid w:val="00577C49"/>
    <w:rsid w:val="00580BE4"/>
    <w:rsid w:val="005A3CA1"/>
    <w:rsid w:val="005A475B"/>
    <w:rsid w:val="005A4B7A"/>
    <w:rsid w:val="005B7A01"/>
    <w:rsid w:val="005C7CEE"/>
    <w:rsid w:val="005E4519"/>
    <w:rsid w:val="005E48D0"/>
    <w:rsid w:val="005F32D4"/>
    <w:rsid w:val="005F5424"/>
    <w:rsid w:val="00607D77"/>
    <w:rsid w:val="00611B7E"/>
    <w:rsid w:val="00615949"/>
    <w:rsid w:val="006164F3"/>
    <w:rsid w:val="0063012B"/>
    <w:rsid w:val="00640915"/>
    <w:rsid w:val="00641F76"/>
    <w:rsid w:val="00643EE1"/>
    <w:rsid w:val="00651C06"/>
    <w:rsid w:val="0066303C"/>
    <w:rsid w:val="00670D49"/>
    <w:rsid w:val="00672EFB"/>
    <w:rsid w:val="0068088A"/>
    <w:rsid w:val="00686BBB"/>
    <w:rsid w:val="00694E62"/>
    <w:rsid w:val="006A0C2A"/>
    <w:rsid w:val="006A2ACF"/>
    <w:rsid w:val="006A6DAC"/>
    <w:rsid w:val="006B1EC7"/>
    <w:rsid w:val="006B4C3C"/>
    <w:rsid w:val="006D0480"/>
    <w:rsid w:val="006D3BCB"/>
    <w:rsid w:val="006D6716"/>
    <w:rsid w:val="006F4B91"/>
    <w:rsid w:val="006F5F50"/>
    <w:rsid w:val="00701BF1"/>
    <w:rsid w:val="0072156B"/>
    <w:rsid w:val="007257BA"/>
    <w:rsid w:val="00727C71"/>
    <w:rsid w:val="00733EC2"/>
    <w:rsid w:val="00745BEA"/>
    <w:rsid w:val="00746EF2"/>
    <w:rsid w:val="00751D39"/>
    <w:rsid w:val="00762D44"/>
    <w:rsid w:val="00780B5F"/>
    <w:rsid w:val="00784F7B"/>
    <w:rsid w:val="0079317F"/>
    <w:rsid w:val="00795626"/>
    <w:rsid w:val="007A6D39"/>
    <w:rsid w:val="007B2E27"/>
    <w:rsid w:val="007C15BE"/>
    <w:rsid w:val="007C36C3"/>
    <w:rsid w:val="007C4487"/>
    <w:rsid w:val="007C4FF4"/>
    <w:rsid w:val="007C67D2"/>
    <w:rsid w:val="007C6C2D"/>
    <w:rsid w:val="007D1DD0"/>
    <w:rsid w:val="007D24A1"/>
    <w:rsid w:val="007D48F8"/>
    <w:rsid w:val="007D5E8F"/>
    <w:rsid w:val="007E47D6"/>
    <w:rsid w:val="007F3939"/>
    <w:rsid w:val="007F412E"/>
    <w:rsid w:val="0080051E"/>
    <w:rsid w:val="00801FF3"/>
    <w:rsid w:val="0080382C"/>
    <w:rsid w:val="00807FBB"/>
    <w:rsid w:val="00810E12"/>
    <w:rsid w:val="00822BA1"/>
    <w:rsid w:val="00824642"/>
    <w:rsid w:val="008824CD"/>
    <w:rsid w:val="00890E61"/>
    <w:rsid w:val="00894683"/>
    <w:rsid w:val="008A2FF5"/>
    <w:rsid w:val="008A5EA5"/>
    <w:rsid w:val="008A6966"/>
    <w:rsid w:val="008B749E"/>
    <w:rsid w:val="008D29A7"/>
    <w:rsid w:val="008D48B4"/>
    <w:rsid w:val="008D5FF9"/>
    <w:rsid w:val="008F3EF0"/>
    <w:rsid w:val="008F4DDF"/>
    <w:rsid w:val="008F5D58"/>
    <w:rsid w:val="00900744"/>
    <w:rsid w:val="009026B7"/>
    <w:rsid w:val="009029D6"/>
    <w:rsid w:val="00912D6F"/>
    <w:rsid w:val="00913E4D"/>
    <w:rsid w:val="0092256C"/>
    <w:rsid w:val="0092680E"/>
    <w:rsid w:val="00927932"/>
    <w:rsid w:val="00934092"/>
    <w:rsid w:val="00955736"/>
    <w:rsid w:val="00973391"/>
    <w:rsid w:val="00975700"/>
    <w:rsid w:val="00983670"/>
    <w:rsid w:val="009842B5"/>
    <w:rsid w:val="00984A01"/>
    <w:rsid w:val="00984F20"/>
    <w:rsid w:val="009A17F1"/>
    <w:rsid w:val="009A41E1"/>
    <w:rsid w:val="009B0D30"/>
    <w:rsid w:val="009B2630"/>
    <w:rsid w:val="009D0F66"/>
    <w:rsid w:val="009D364E"/>
    <w:rsid w:val="009E05D9"/>
    <w:rsid w:val="009E5C1D"/>
    <w:rsid w:val="009E7B25"/>
    <w:rsid w:val="009F2B5D"/>
    <w:rsid w:val="00A30261"/>
    <w:rsid w:val="00A362BD"/>
    <w:rsid w:val="00A4133D"/>
    <w:rsid w:val="00A45E8B"/>
    <w:rsid w:val="00A46EEE"/>
    <w:rsid w:val="00A50A4A"/>
    <w:rsid w:val="00A559F6"/>
    <w:rsid w:val="00A5649A"/>
    <w:rsid w:val="00A57C04"/>
    <w:rsid w:val="00A62E90"/>
    <w:rsid w:val="00A82A51"/>
    <w:rsid w:val="00A839F2"/>
    <w:rsid w:val="00A8528E"/>
    <w:rsid w:val="00A960E5"/>
    <w:rsid w:val="00AA60A6"/>
    <w:rsid w:val="00AA6670"/>
    <w:rsid w:val="00AE5F06"/>
    <w:rsid w:val="00AE7411"/>
    <w:rsid w:val="00B02BCA"/>
    <w:rsid w:val="00B03C2D"/>
    <w:rsid w:val="00B1020B"/>
    <w:rsid w:val="00B1217C"/>
    <w:rsid w:val="00B22AEA"/>
    <w:rsid w:val="00B44A76"/>
    <w:rsid w:val="00B5342F"/>
    <w:rsid w:val="00B61AF9"/>
    <w:rsid w:val="00B6270E"/>
    <w:rsid w:val="00B63C9A"/>
    <w:rsid w:val="00B658DB"/>
    <w:rsid w:val="00B73F83"/>
    <w:rsid w:val="00B914F2"/>
    <w:rsid w:val="00BA47D5"/>
    <w:rsid w:val="00BA4BFD"/>
    <w:rsid w:val="00BA513A"/>
    <w:rsid w:val="00BB610B"/>
    <w:rsid w:val="00BC30E2"/>
    <w:rsid w:val="00BD3FE3"/>
    <w:rsid w:val="00BD667F"/>
    <w:rsid w:val="00BE45DD"/>
    <w:rsid w:val="00BF3F52"/>
    <w:rsid w:val="00C04EC5"/>
    <w:rsid w:val="00C178E1"/>
    <w:rsid w:val="00C21548"/>
    <w:rsid w:val="00C22DA2"/>
    <w:rsid w:val="00C305BF"/>
    <w:rsid w:val="00C368C4"/>
    <w:rsid w:val="00C415FF"/>
    <w:rsid w:val="00C648AB"/>
    <w:rsid w:val="00C67AAD"/>
    <w:rsid w:val="00C8259C"/>
    <w:rsid w:val="00C8424D"/>
    <w:rsid w:val="00C9127F"/>
    <w:rsid w:val="00C927BE"/>
    <w:rsid w:val="00CB153C"/>
    <w:rsid w:val="00CB2F43"/>
    <w:rsid w:val="00CB5997"/>
    <w:rsid w:val="00CB6808"/>
    <w:rsid w:val="00CC62AE"/>
    <w:rsid w:val="00CD1A37"/>
    <w:rsid w:val="00CD3C44"/>
    <w:rsid w:val="00CD4ECC"/>
    <w:rsid w:val="00CE17D1"/>
    <w:rsid w:val="00CE6443"/>
    <w:rsid w:val="00CF1739"/>
    <w:rsid w:val="00CF5FDA"/>
    <w:rsid w:val="00D07BD8"/>
    <w:rsid w:val="00D1042A"/>
    <w:rsid w:val="00D120D6"/>
    <w:rsid w:val="00D12E6E"/>
    <w:rsid w:val="00D15A64"/>
    <w:rsid w:val="00D17EB3"/>
    <w:rsid w:val="00D3179A"/>
    <w:rsid w:val="00D338F2"/>
    <w:rsid w:val="00D353F9"/>
    <w:rsid w:val="00D36438"/>
    <w:rsid w:val="00D37BC7"/>
    <w:rsid w:val="00D4603A"/>
    <w:rsid w:val="00D56D92"/>
    <w:rsid w:val="00D6682F"/>
    <w:rsid w:val="00D66D90"/>
    <w:rsid w:val="00D72B1D"/>
    <w:rsid w:val="00D9704B"/>
    <w:rsid w:val="00DA69D1"/>
    <w:rsid w:val="00DB29BB"/>
    <w:rsid w:val="00DB2D4B"/>
    <w:rsid w:val="00DB56B3"/>
    <w:rsid w:val="00DB764E"/>
    <w:rsid w:val="00DC6EE9"/>
    <w:rsid w:val="00DD3A9A"/>
    <w:rsid w:val="00DF21A1"/>
    <w:rsid w:val="00DF443C"/>
    <w:rsid w:val="00E03427"/>
    <w:rsid w:val="00E267D0"/>
    <w:rsid w:val="00E3184F"/>
    <w:rsid w:val="00E403F7"/>
    <w:rsid w:val="00E50E65"/>
    <w:rsid w:val="00E62A96"/>
    <w:rsid w:val="00E641EB"/>
    <w:rsid w:val="00E65837"/>
    <w:rsid w:val="00E67D52"/>
    <w:rsid w:val="00E810F4"/>
    <w:rsid w:val="00E833EA"/>
    <w:rsid w:val="00E855C9"/>
    <w:rsid w:val="00E85624"/>
    <w:rsid w:val="00EA3E8A"/>
    <w:rsid w:val="00EA5674"/>
    <w:rsid w:val="00EA6664"/>
    <w:rsid w:val="00EC7C1E"/>
    <w:rsid w:val="00ED2D8B"/>
    <w:rsid w:val="00EE55FE"/>
    <w:rsid w:val="00EF6C8E"/>
    <w:rsid w:val="00EF7A5E"/>
    <w:rsid w:val="00F01A28"/>
    <w:rsid w:val="00F07747"/>
    <w:rsid w:val="00F07F5F"/>
    <w:rsid w:val="00F140F6"/>
    <w:rsid w:val="00F32588"/>
    <w:rsid w:val="00F37858"/>
    <w:rsid w:val="00F42734"/>
    <w:rsid w:val="00F51D2C"/>
    <w:rsid w:val="00F55D2B"/>
    <w:rsid w:val="00F56141"/>
    <w:rsid w:val="00F602FA"/>
    <w:rsid w:val="00F70620"/>
    <w:rsid w:val="00F70D97"/>
    <w:rsid w:val="00F7291A"/>
    <w:rsid w:val="00F749CD"/>
    <w:rsid w:val="00F7670C"/>
    <w:rsid w:val="00F85083"/>
    <w:rsid w:val="00F87F00"/>
    <w:rsid w:val="00F92D58"/>
    <w:rsid w:val="00F934BC"/>
    <w:rsid w:val="00F95C2C"/>
    <w:rsid w:val="00FA0632"/>
    <w:rsid w:val="00FA14B5"/>
    <w:rsid w:val="00FA28D9"/>
    <w:rsid w:val="00FA30C4"/>
    <w:rsid w:val="00FB241B"/>
    <w:rsid w:val="00FB3D6C"/>
    <w:rsid w:val="00FD287F"/>
    <w:rsid w:val="00FD38C0"/>
    <w:rsid w:val="00FF4807"/>
    <w:rsid w:val="018EE202"/>
    <w:rsid w:val="01FD3DC2"/>
    <w:rsid w:val="02751A64"/>
    <w:rsid w:val="02B97014"/>
    <w:rsid w:val="02DC782E"/>
    <w:rsid w:val="0328DD5A"/>
    <w:rsid w:val="03385512"/>
    <w:rsid w:val="03D83B70"/>
    <w:rsid w:val="0426EE04"/>
    <w:rsid w:val="042EFE29"/>
    <w:rsid w:val="044D22DA"/>
    <w:rsid w:val="05700E46"/>
    <w:rsid w:val="065CF13F"/>
    <w:rsid w:val="071B4A68"/>
    <w:rsid w:val="07717B06"/>
    <w:rsid w:val="099554DE"/>
    <w:rsid w:val="09CE9D61"/>
    <w:rsid w:val="0A80A4D3"/>
    <w:rsid w:val="0AD28919"/>
    <w:rsid w:val="0AF2515B"/>
    <w:rsid w:val="0B31348C"/>
    <w:rsid w:val="0B910249"/>
    <w:rsid w:val="0B9B3E35"/>
    <w:rsid w:val="0BEEBD15"/>
    <w:rsid w:val="0C0414A4"/>
    <w:rsid w:val="0CD0E04F"/>
    <w:rsid w:val="0CEC36EC"/>
    <w:rsid w:val="0D1127E4"/>
    <w:rsid w:val="0DF14FBE"/>
    <w:rsid w:val="0E4E84B5"/>
    <w:rsid w:val="0E6D6114"/>
    <w:rsid w:val="0EFC218D"/>
    <w:rsid w:val="0F24D243"/>
    <w:rsid w:val="10B71B9E"/>
    <w:rsid w:val="10D46AA4"/>
    <w:rsid w:val="114E79EA"/>
    <w:rsid w:val="119FFC1E"/>
    <w:rsid w:val="120C9FDF"/>
    <w:rsid w:val="12EE093B"/>
    <w:rsid w:val="133A65D2"/>
    <w:rsid w:val="134AD436"/>
    <w:rsid w:val="13BDD995"/>
    <w:rsid w:val="13C3A82C"/>
    <w:rsid w:val="1431B777"/>
    <w:rsid w:val="1475C68B"/>
    <w:rsid w:val="14845A45"/>
    <w:rsid w:val="1610A81F"/>
    <w:rsid w:val="17540171"/>
    <w:rsid w:val="17F73438"/>
    <w:rsid w:val="18B88E87"/>
    <w:rsid w:val="18C1AA99"/>
    <w:rsid w:val="19626497"/>
    <w:rsid w:val="19D07CB1"/>
    <w:rsid w:val="1A73DB6C"/>
    <w:rsid w:val="1A82C840"/>
    <w:rsid w:val="1CFCF3BD"/>
    <w:rsid w:val="1D00A039"/>
    <w:rsid w:val="1D34DE71"/>
    <w:rsid w:val="1D5562DB"/>
    <w:rsid w:val="1D663078"/>
    <w:rsid w:val="1D81E8E8"/>
    <w:rsid w:val="1DD99190"/>
    <w:rsid w:val="1E98A944"/>
    <w:rsid w:val="1EC6006F"/>
    <w:rsid w:val="20C3EB17"/>
    <w:rsid w:val="20E4FF04"/>
    <w:rsid w:val="20FD093C"/>
    <w:rsid w:val="2189B74F"/>
    <w:rsid w:val="224D759E"/>
    <w:rsid w:val="2325028B"/>
    <w:rsid w:val="23405F3E"/>
    <w:rsid w:val="24DDF322"/>
    <w:rsid w:val="252BC7D9"/>
    <w:rsid w:val="262485C7"/>
    <w:rsid w:val="26B367FA"/>
    <w:rsid w:val="26F33663"/>
    <w:rsid w:val="27B809AC"/>
    <w:rsid w:val="27E4D301"/>
    <w:rsid w:val="287BBC19"/>
    <w:rsid w:val="28B651F3"/>
    <w:rsid w:val="2B5C8E66"/>
    <w:rsid w:val="2B655E93"/>
    <w:rsid w:val="2BB4853B"/>
    <w:rsid w:val="2C5258C6"/>
    <w:rsid w:val="2CB0CD0E"/>
    <w:rsid w:val="2CDF8DA3"/>
    <w:rsid w:val="2D128923"/>
    <w:rsid w:val="2EB879B7"/>
    <w:rsid w:val="2FC1011A"/>
    <w:rsid w:val="2FFE3F3C"/>
    <w:rsid w:val="302BB091"/>
    <w:rsid w:val="303EB4D0"/>
    <w:rsid w:val="30D20D89"/>
    <w:rsid w:val="30F9918C"/>
    <w:rsid w:val="31A9E245"/>
    <w:rsid w:val="31B8A87C"/>
    <w:rsid w:val="31D5B57A"/>
    <w:rsid w:val="32C49020"/>
    <w:rsid w:val="33451DAE"/>
    <w:rsid w:val="3366FF7D"/>
    <w:rsid w:val="345C1BE1"/>
    <w:rsid w:val="34D75750"/>
    <w:rsid w:val="34F9E48C"/>
    <w:rsid w:val="355821EF"/>
    <w:rsid w:val="36056A5D"/>
    <w:rsid w:val="362B90AE"/>
    <w:rsid w:val="36BEEEAC"/>
    <w:rsid w:val="386EA9B1"/>
    <w:rsid w:val="38707815"/>
    <w:rsid w:val="38724656"/>
    <w:rsid w:val="38E9C906"/>
    <w:rsid w:val="3901B471"/>
    <w:rsid w:val="3A21990C"/>
    <w:rsid w:val="3B6B1C64"/>
    <w:rsid w:val="3BAA12EC"/>
    <w:rsid w:val="3BEE59C3"/>
    <w:rsid w:val="3CAE945C"/>
    <w:rsid w:val="3D5E4A2D"/>
    <w:rsid w:val="3D70AC87"/>
    <w:rsid w:val="3D8594F2"/>
    <w:rsid w:val="3DB28B2C"/>
    <w:rsid w:val="3E0701F0"/>
    <w:rsid w:val="3E9FDB36"/>
    <w:rsid w:val="3EC9CC34"/>
    <w:rsid w:val="407B09B4"/>
    <w:rsid w:val="40A8741C"/>
    <w:rsid w:val="40B5A502"/>
    <w:rsid w:val="40BAE4A9"/>
    <w:rsid w:val="40F9F839"/>
    <w:rsid w:val="41B3D7C1"/>
    <w:rsid w:val="41D43E56"/>
    <w:rsid w:val="422967CA"/>
    <w:rsid w:val="42683C8F"/>
    <w:rsid w:val="42D4F3F3"/>
    <w:rsid w:val="434C40E1"/>
    <w:rsid w:val="439727FD"/>
    <w:rsid w:val="441C617F"/>
    <w:rsid w:val="442FCAE4"/>
    <w:rsid w:val="444B7A11"/>
    <w:rsid w:val="449A61DA"/>
    <w:rsid w:val="454BC354"/>
    <w:rsid w:val="4653A509"/>
    <w:rsid w:val="477D46ED"/>
    <w:rsid w:val="4784D147"/>
    <w:rsid w:val="49243B50"/>
    <w:rsid w:val="4A415CD9"/>
    <w:rsid w:val="4AFFECDA"/>
    <w:rsid w:val="4B07DAD6"/>
    <w:rsid w:val="4B64A64D"/>
    <w:rsid w:val="4BC05EA4"/>
    <w:rsid w:val="4BDCE1B7"/>
    <w:rsid w:val="4D3F6C5B"/>
    <w:rsid w:val="4D633DAC"/>
    <w:rsid w:val="4DE69633"/>
    <w:rsid w:val="4E222AF8"/>
    <w:rsid w:val="4EF9ACFD"/>
    <w:rsid w:val="4FE0948F"/>
    <w:rsid w:val="507A1C82"/>
    <w:rsid w:val="51EF1FCE"/>
    <w:rsid w:val="53646075"/>
    <w:rsid w:val="53A88DEA"/>
    <w:rsid w:val="540E8E51"/>
    <w:rsid w:val="555CB58E"/>
    <w:rsid w:val="557CB6F7"/>
    <w:rsid w:val="55BD541F"/>
    <w:rsid w:val="564F6B19"/>
    <w:rsid w:val="56B0BF52"/>
    <w:rsid w:val="56C0D964"/>
    <w:rsid w:val="56C313C3"/>
    <w:rsid w:val="577A10E2"/>
    <w:rsid w:val="58481C7D"/>
    <w:rsid w:val="588DEEF2"/>
    <w:rsid w:val="58C23441"/>
    <w:rsid w:val="59541CE7"/>
    <w:rsid w:val="598FDD7E"/>
    <w:rsid w:val="599CF263"/>
    <w:rsid w:val="59A0CE50"/>
    <w:rsid w:val="5A97F64E"/>
    <w:rsid w:val="5B0D943F"/>
    <w:rsid w:val="5B3F359F"/>
    <w:rsid w:val="5B402838"/>
    <w:rsid w:val="5BBF0F69"/>
    <w:rsid w:val="5C62148A"/>
    <w:rsid w:val="5D061786"/>
    <w:rsid w:val="60295A70"/>
    <w:rsid w:val="603E2DF8"/>
    <w:rsid w:val="607CC31D"/>
    <w:rsid w:val="62177B31"/>
    <w:rsid w:val="62CF0AC8"/>
    <w:rsid w:val="639D9C1F"/>
    <w:rsid w:val="63C76C7A"/>
    <w:rsid w:val="64272E2F"/>
    <w:rsid w:val="645A0FC0"/>
    <w:rsid w:val="646D4D2B"/>
    <w:rsid w:val="6498C852"/>
    <w:rsid w:val="652D460B"/>
    <w:rsid w:val="65E9F1EC"/>
    <w:rsid w:val="66323BF7"/>
    <w:rsid w:val="6663FE28"/>
    <w:rsid w:val="66BEA82A"/>
    <w:rsid w:val="66FA3F6F"/>
    <w:rsid w:val="673A968A"/>
    <w:rsid w:val="6753B109"/>
    <w:rsid w:val="691BADEC"/>
    <w:rsid w:val="69E22D12"/>
    <w:rsid w:val="6B220197"/>
    <w:rsid w:val="6BF3CCB4"/>
    <w:rsid w:val="6BF545C6"/>
    <w:rsid w:val="6C54042A"/>
    <w:rsid w:val="6C68B04C"/>
    <w:rsid w:val="6C9B1A20"/>
    <w:rsid w:val="6DEC938B"/>
    <w:rsid w:val="6F235970"/>
    <w:rsid w:val="6F327747"/>
    <w:rsid w:val="7018988C"/>
    <w:rsid w:val="704CA1D3"/>
    <w:rsid w:val="71219CE2"/>
    <w:rsid w:val="73171407"/>
    <w:rsid w:val="733B2668"/>
    <w:rsid w:val="737117CC"/>
    <w:rsid w:val="737D32C7"/>
    <w:rsid w:val="73BC847A"/>
    <w:rsid w:val="750AA5FF"/>
    <w:rsid w:val="75C84E34"/>
    <w:rsid w:val="76BD6521"/>
    <w:rsid w:val="7735BF00"/>
    <w:rsid w:val="77A0CE46"/>
    <w:rsid w:val="77C2F22D"/>
    <w:rsid w:val="7889A3F0"/>
    <w:rsid w:val="78BFF6A3"/>
    <w:rsid w:val="7AE9BFAF"/>
    <w:rsid w:val="7B193875"/>
    <w:rsid w:val="7BDD4F79"/>
    <w:rsid w:val="7C89D1D4"/>
    <w:rsid w:val="7CB56D69"/>
    <w:rsid w:val="7CB6D110"/>
    <w:rsid w:val="7CBF2594"/>
    <w:rsid w:val="7D1F0D7D"/>
    <w:rsid w:val="7E09A535"/>
    <w:rsid w:val="7E5AD25F"/>
    <w:rsid w:val="7E7AD2EA"/>
    <w:rsid w:val="7E830C65"/>
    <w:rsid w:val="7EAFF9DC"/>
    <w:rsid w:val="7F15D94D"/>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AE4BD"/>
  <w15:chartTrackingRefBased/>
  <w15:docId w15:val="{4103DEE4-A811-4449-9266-5AB5AC8DE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 (PT)"/>
    <w:basedOn w:val="Nivel1"/>
    <w:next w:val="Texto"/>
    <w:link w:val="Ttulo1Car"/>
    <w:uiPriority w:val="9"/>
    <w:qFormat/>
    <w:rsid w:val="004E08A2"/>
    <w:pPr>
      <w:ind w:left="432" w:hanging="432"/>
    </w:pPr>
  </w:style>
  <w:style w:type="paragraph" w:styleId="Ttulo2">
    <w:name w:val="heading 2"/>
    <w:aliases w:val="Título 2 (PT)"/>
    <w:basedOn w:val="Nivel2"/>
    <w:next w:val="Texto"/>
    <w:link w:val="Ttulo2Car"/>
    <w:uiPriority w:val="9"/>
    <w:unhideWhenUsed/>
    <w:qFormat/>
    <w:rsid w:val="004E08A2"/>
  </w:style>
  <w:style w:type="paragraph" w:styleId="Ttulo3">
    <w:name w:val="heading 3"/>
    <w:basedOn w:val="Nivel3"/>
    <w:next w:val="Normal"/>
    <w:link w:val="Ttulo3Car"/>
    <w:uiPriority w:val="9"/>
    <w:unhideWhenUsed/>
    <w:qFormat/>
    <w:rsid w:val="004E08A2"/>
    <w:pPr>
      <w:outlineLvl w:val="2"/>
    </w:pPr>
  </w:style>
  <w:style w:type="paragraph" w:styleId="Ttulo4">
    <w:name w:val="heading 4"/>
    <w:basedOn w:val="Normal"/>
    <w:next w:val="Normal"/>
    <w:link w:val="Ttulo4Car"/>
    <w:uiPriority w:val="9"/>
    <w:semiHidden/>
    <w:unhideWhenUsed/>
    <w:qFormat/>
    <w:rsid w:val="000A1F74"/>
    <w:pPr>
      <w:keepNext/>
      <w:keepLines/>
      <w:numPr>
        <w:ilvl w:val="3"/>
        <w:numId w:val="10"/>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0A1F74"/>
    <w:pPr>
      <w:keepNext/>
      <w:keepLines/>
      <w:numPr>
        <w:ilvl w:val="4"/>
        <w:numId w:val="10"/>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0A1F74"/>
    <w:pPr>
      <w:keepNext/>
      <w:keepLines/>
      <w:numPr>
        <w:ilvl w:val="5"/>
        <w:numId w:val="10"/>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0A1F74"/>
    <w:pPr>
      <w:keepNext/>
      <w:keepLines/>
      <w:numPr>
        <w:ilvl w:val="6"/>
        <w:numId w:val="10"/>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0A1F74"/>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A1F74"/>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A5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0D0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0D0E"/>
  </w:style>
  <w:style w:type="paragraph" w:styleId="Piedepgina">
    <w:name w:val="footer"/>
    <w:basedOn w:val="Normal"/>
    <w:link w:val="PiedepginaCar"/>
    <w:uiPriority w:val="99"/>
    <w:unhideWhenUsed/>
    <w:rsid w:val="00070D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0D0E"/>
  </w:style>
  <w:style w:type="paragraph" w:customStyle="1" w:styleId="Titulos">
    <w:name w:val="Titulos"/>
    <w:basedOn w:val="Normal"/>
    <w:next w:val="Ttulo1"/>
    <w:link w:val="TitulosCar"/>
    <w:qFormat/>
    <w:rsid w:val="00016675"/>
    <w:pPr>
      <w:jc w:val="center"/>
      <w:outlineLvl w:val="0"/>
    </w:pPr>
    <w:rPr>
      <w:rFonts w:ascii="Arial" w:hAnsi="Arial" w:cs="Arial"/>
      <w:b/>
      <w:sz w:val="28"/>
      <w:szCs w:val="28"/>
    </w:rPr>
  </w:style>
  <w:style w:type="paragraph" w:customStyle="1" w:styleId="Texto">
    <w:name w:val="Texto"/>
    <w:basedOn w:val="Normal"/>
    <w:link w:val="TextoCar"/>
    <w:qFormat/>
    <w:rsid w:val="00D9704B"/>
    <w:pPr>
      <w:spacing w:line="360" w:lineRule="auto"/>
      <w:jc w:val="both"/>
    </w:pPr>
    <w:rPr>
      <w:rFonts w:ascii="Arial" w:hAnsi="Arial" w:cs="Arial"/>
    </w:rPr>
  </w:style>
  <w:style w:type="character" w:customStyle="1" w:styleId="TitulosCar">
    <w:name w:val="Titulos Car"/>
    <w:basedOn w:val="Fuentedeprrafopredeter"/>
    <w:link w:val="Titulos"/>
    <w:rsid w:val="00016675"/>
    <w:rPr>
      <w:rFonts w:ascii="Arial" w:hAnsi="Arial" w:cs="Arial"/>
      <w:b/>
      <w:sz w:val="28"/>
      <w:szCs w:val="28"/>
    </w:rPr>
  </w:style>
  <w:style w:type="paragraph" w:styleId="NormalWeb">
    <w:name w:val="Normal (Web)"/>
    <w:basedOn w:val="Normal"/>
    <w:uiPriority w:val="99"/>
    <w:semiHidden/>
    <w:unhideWhenUsed/>
    <w:rsid w:val="00004C7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extoCar">
    <w:name w:val="Texto Car"/>
    <w:basedOn w:val="Fuentedeprrafopredeter"/>
    <w:link w:val="Texto"/>
    <w:rsid w:val="00D9704B"/>
    <w:rPr>
      <w:rFonts w:ascii="Arial" w:hAnsi="Arial" w:cs="Arial"/>
    </w:rPr>
  </w:style>
  <w:style w:type="paragraph" w:customStyle="1" w:styleId="Nivel1">
    <w:name w:val="Nivel 1"/>
    <w:basedOn w:val="TDC1"/>
    <w:next w:val="Texto"/>
    <w:link w:val="Nivel1Car"/>
    <w:qFormat/>
    <w:rsid w:val="00016675"/>
    <w:pPr>
      <w:numPr>
        <w:numId w:val="10"/>
      </w:numPr>
      <w:spacing w:line="360" w:lineRule="auto"/>
      <w:ind w:left="431" w:hanging="431"/>
      <w:jc w:val="both"/>
      <w:outlineLvl w:val="0"/>
    </w:pPr>
    <w:rPr>
      <w:b/>
      <w:caps/>
      <w:sz w:val="28"/>
    </w:rPr>
  </w:style>
  <w:style w:type="paragraph" w:customStyle="1" w:styleId="Nivel2">
    <w:name w:val="Nivel 2"/>
    <w:basedOn w:val="Texto"/>
    <w:link w:val="Nivel2Car"/>
    <w:qFormat/>
    <w:rsid w:val="006164F3"/>
    <w:pPr>
      <w:numPr>
        <w:ilvl w:val="1"/>
        <w:numId w:val="10"/>
      </w:numPr>
      <w:ind w:left="1287" w:hanging="578"/>
      <w:outlineLvl w:val="1"/>
    </w:pPr>
    <w:rPr>
      <w:b/>
      <w:sz w:val="28"/>
    </w:rPr>
  </w:style>
  <w:style w:type="character" w:customStyle="1" w:styleId="Nivel1Car">
    <w:name w:val="Nivel 1 Car"/>
    <w:basedOn w:val="TitulosCar"/>
    <w:link w:val="Nivel1"/>
    <w:rsid w:val="00016675"/>
    <w:rPr>
      <w:rFonts w:ascii="Arial" w:hAnsi="Arial" w:cs="Arial"/>
      <w:b/>
      <w:caps/>
      <w:sz w:val="28"/>
      <w:szCs w:val="28"/>
    </w:rPr>
  </w:style>
  <w:style w:type="paragraph" w:customStyle="1" w:styleId="Nivel3">
    <w:name w:val="Nivel 3"/>
    <w:basedOn w:val="Texto"/>
    <w:next w:val="Texto"/>
    <w:link w:val="Nivel3Car"/>
    <w:qFormat/>
    <w:rsid w:val="00F70D97"/>
    <w:pPr>
      <w:ind w:left="709"/>
    </w:pPr>
    <w:rPr>
      <w:b/>
      <w:sz w:val="24"/>
    </w:rPr>
  </w:style>
  <w:style w:type="character" w:customStyle="1" w:styleId="Nivel2Car">
    <w:name w:val="Nivel 2 Car"/>
    <w:basedOn w:val="TextoCar"/>
    <w:link w:val="Nivel2"/>
    <w:rsid w:val="006164F3"/>
    <w:rPr>
      <w:rFonts w:ascii="Arial" w:hAnsi="Arial" w:cs="Arial"/>
      <w:b/>
      <w:sz w:val="28"/>
    </w:rPr>
  </w:style>
  <w:style w:type="character" w:customStyle="1" w:styleId="Ttulo3Car">
    <w:name w:val="Título 3 Car"/>
    <w:basedOn w:val="Fuentedeprrafopredeter"/>
    <w:link w:val="Ttulo3"/>
    <w:uiPriority w:val="9"/>
    <w:rsid w:val="004E08A2"/>
    <w:rPr>
      <w:rFonts w:ascii="Arial" w:hAnsi="Arial" w:cs="Arial"/>
      <w:b/>
      <w:sz w:val="24"/>
    </w:rPr>
  </w:style>
  <w:style w:type="character" w:customStyle="1" w:styleId="Nivel3Car">
    <w:name w:val="Nivel 3 Car"/>
    <w:basedOn w:val="TextoCar"/>
    <w:link w:val="Nivel3"/>
    <w:rsid w:val="00F70D97"/>
    <w:rPr>
      <w:rFonts w:ascii="Arial" w:hAnsi="Arial" w:cs="Arial"/>
      <w:b/>
      <w:sz w:val="24"/>
    </w:rPr>
  </w:style>
  <w:style w:type="character" w:customStyle="1" w:styleId="Ttulo4Car">
    <w:name w:val="Título 4 Car"/>
    <w:basedOn w:val="Fuentedeprrafopredeter"/>
    <w:link w:val="Ttulo4"/>
    <w:uiPriority w:val="9"/>
    <w:semiHidden/>
    <w:rsid w:val="000A1F74"/>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0A1F74"/>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0A1F74"/>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0A1F74"/>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0A1F74"/>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A1F74"/>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577C49"/>
    <w:rPr>
      <w:color w:val="808080"/>
    </w:rPr>
  </w:style>
  <w:style w:type="paragraph" w:styleId="Prrafodelista">
    <w:name w:val="List Paragraph"/>
    <w:basedOn w:val="Normal"/>
    <w:uiPriority w:val="34"/>
    <w:qFormat/>
    <w:rsid w:val="009E5C1D"/>
    <w:pPr>
      <w:ind w:left="720"/>
      <w:contextualSpacing/>
    </w:pPr>
  </w:style>
  <w:style w:type="character" w:customStyle="1" w:styleId="Ttulo1Car">
    <w:name w:val="Título 1 Car"/>
    <w:aliases w:val="Título 1 (PT) Car"/>
    <w:basedOn w:val="Fuentedeprrafopredeter"/>
    <w:link w:val="Ttulo1"/>
    <w:uiPriority w:val="9"/>
    <w:rsid w:val="004E08A2"/>
    <w:rPr>
      <w:rFonts w:ascii="Arial" w:hAnsi="Arial"/>
      <w:b/>
      <w:caps/>
      <w:sz w:val="28"/>
    </w:rPr>
  </w:style>
  <w:style w:type="paragraph" w:styleId="TtuloTDC">
    <w:name w:val="TOC Heading"/>
    <w:basedOn w:val="Ttulo1"/>
    <w:next w:val="Normal"/>
    <w:uiPriority w:val="39"/>
    <w:unhideWhenUsed/>
    <w:qFormat/>
    <w:rsid w:val="00D17EB3"/>
    <w:pPr>
      <w:outlineLvl w:val="9"/>
    </w:pPr>
    <w:rPr>
      <w:lang w:eastAsia="es-EC"/>
    </w:rPr>
  </w:style>
  <w:style w:type="paragraph" w:styleId="TDC3">
    <w:name w:val="toc 3"/>
    <w:basedOn w:val="Normal"/>
    <w:next w:val="Normal"/>
    <w:autoRedefine/>
    <w:uiPriority w:val="39"/>
    <w:unhideWhenUsed/>
    <w:rsid w:val="00EF7A5E"/>
    <w:pPr>
      <w:spacing w:after="100"/>
      <w:ind w:left="440"/>
    </w:pPr>
  </w:style>
  <w:style w:type="paragraph" w:styleId="TDC2">
    <w:name w:val="toc 2"/>
    <w:basedOn w:val="Normal"/>
    <w:next w:val="Normal"/>
    <w:autoRedefine/>
    <w:uiPriority w:val="39"/>
    <w:unhideWhenUsed/>
    <w:rsid w:val="001F2007"/>
    <w:pPr>
      <w:tabs>
        <w:tab w:val="left" w:pos="880"/>
        <w:tab w:val="right" w:leader="dot" w:pos="8777"/>
      </w:tabs>
      <w:spacing w:after="100"/>
      <w:ind w:left="426" w:hanging="426"/>
    </w:pPr>
    <w:rPr>
      <w:rFonts w:ascii="Arial" w:hAnsi="Arial"/>
      <w:sz w:val="24"/>
    </w:rPr>
  </w:style>
  <w:style w:type="paragraph" w:styleId="TDC1">
    <w:name w:val="toc 1"/>
    <w:basedOn w:val="Normal"/>
    <w:next w:val="Normal"/>
    <w:autoRedefine/>
    <w:uiPriority w:val="39"/>
    <w:unhideWhenUsed/>
    <w:rsid w:val="00EF7A5E"/>
    <w:pPr>
      <w:spacing w:after="100"/>
    </w:pPr>
    <w:rPr>
      <w:rFonts w:ascii="Arial" w:hAnsi="Arial"/>
      <w:sz w:val="24"/>
    </w:rPr>
  </w:style>
  <w:style w:type="character" w:styleId="Hipervnculo">
    <w:name w:val="Hyperlink"/>
    <w:basedOn w:val="Fuentedeprrafopredeter"/>
    <w:uiPriority w:val="99"/>
    <w:unhideWhenUsed/>
    <w:rsid w:val="00EF7A5E"/>
    <w:rPr>
      <w:color w:val="0563C1" w:themeColor="hyperlink"/>
      <w:u w:val="single"/>
    </w:rPr>
  </w:style>
  <w:style w:type="character" w:customStyle="1" w:styleId="Ttulo2Car">
    <w:name w:val="Título 2 Car"/>
    <w:aliases w:val="Título 2 (PT) Car"/>
    <w:basedOn w:val="Fuentedeprrafopredeter"/>
    <w:link w:val="Ttulo2"/>
    <w:uiPriority w:val="9"/>
    <w:rsid w:val="004E08A2"/>
    <w:rPr>
      <w:rFonts w:ascii="Arial" w:hAnsi="Arial" w:cs="Arial"/>
      <w:b/>
      <w:sz w:val="28"/>
    </w:rPr>
  </w:style>
  <w:style w:type="paragraph" w:styleId="Descripcin">
    <w:name w:val="caption"/>
    <w:basedOn w:val="Texto"/>
    <w:next w:val="Normal"/>
    <w:uiPriority w:val="35"/>
    <w:unhideWhenUsed/>
    <w:qFormat/>
    <w:rsid w:val="000569E3"/>
    <w:pPr>
      <w:spacing w:after="200"/>
      <w:jc w:val="center"/>
    </w:pPr>
    <w:rPr>
      <w:b/>
      <w:bCs/>
      <w:iCs/>
      <w:szCs w:val="18"/>
    </w:rPr>
  </w:style>
  <w:style w:type="paragraph" w:styleId="Bibliografa">
    <w:name w:val="Bibliography"/>
    <w:basedOn w:val="Normal"/>
    <w:next w:val="Normal"/>
    <w:uiPriority w:val="37"/>
    <w:unhideWhenUsed/>
    <w:rsid w:val="00955736"/>
  </w:style>
  <w:style w:type="paragraph" w:customStyle="1" w:styleId="Tabla">
    <w:name w:val="Tabla"/>
    <w:basedOn w:val="Texto"/>
    <w:link w:val="TablaCar"/>
    <w:rsid w:val="005A4B7A"/>
    <w:pPr>
      <w:jc w:val="center"/>
    </w:pPr>
    <w:rPr>
      <w:b/>
    </w:rPr>
  </w:style>
  <w:style w:type="paragraph" w:styleId="Tabladeilustraciones">
    <w:name w:val="table of figures"/>
    <w:basedOn w:val="Normal"/>
    <w:next w:val="Normal"/>
    <w:uiPriority w:val="99"/>
    <w:unhideWhenUsed/>
    <w:rsid w:val="002E0C34"/>
    <w:pPr>
      <w:spacing w:after="0"/>
    </w:pPr>
  </w:style>
  <w:style w:type="character" w:customStyle="1" w:styleId="TablaCar">
    <w:name w:val="Tabla Car"/>
    <w:basedOn w:val="TextoCar"/>
    <w:link w:val="Tabla"/>
    <w:rsid w:val="005A4B7A"/>
    <w:rPr>
      <w:rFonts w:ascii="Arial" w:hAnsi="Arial" w:cs="Arial"/>
      <w:b/>
    </w:rPr>
  </w:style>
  <w:style w:type="character" w:styleId="Refdecomentario">
    <w:name w:val="annotation reference"/>
    <w:basedOn w:val="Fuentedeprrafopredeter"/>
    <w:uiPriority w:val="99"/>
    <w:semiHidden/>
    <w:unhideWhenUsed/>
    <w:rsid w:val="00AE5F06"/>
    <w:rPr>
      <w:sz w:val="16"/>
      <w:szCs w:val="16"/>
    </w:rPr>
  </w:style>
  <w:style w:type="paragraph" w:styleId="Textocomentario">
    <w:name w:val="annotation text"/>
    <w:basedOn w:val="Normal"/>
    <w:link w:val="TextocomentarioCar"/>
    <w:uiPriority w:val="99"/>
    <w:semiHidden/>
    <w:unhideWhenUsed/>
    <w:rsid w:val="00AE5F0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E5F06"/>
    <w:rPr>
      <w:sz w:val="20"/>
      <w:szCs w:val="20"/>
    </w:rPr>
  </w:style>
  <w:style w:type="paragraph" w:styleId="Asuntodelcomentario">
    <w:name w:val="annotation subject"/>
    <w:basedOn w:val="Textocomentario"/>
    <w:next w:val="Textocomentario"/>
    <w:link w:val="AsuntodelcomentarioCar"/>
    <w:uiPriority w:val="99"/>
    <w:semiHidden/>
    <w:unhideWhenUsed/>
    <w:rsid w:val="00AE5F06"/>
    <w:rPr>
      <w:b/>
      <w:bCs/>
    </w:rPr>
  </w:style>
  <w:style w:type="character" w:customStyle="1" w:styleId="AsuntodelcomentarioCar">
    <w:name w:val="Asunto del comentario Car"/>
    <w:basedOn w:val="TextocomentarioCar"/>
    <w:link w:val="Asuntodelcomentario"/>
    <w:uiPriority w:val="99"/>
    <w:semiHidden/>
    <w:rsid w:val="00AE5F06"/>
    <w:rPr>
      <w:b/>
      <w:bCs/>
      <w:sz w:val="20"/>
      <w:szCs w:val="20"/>
    </w:rPr>
  </w:style>
  <w:style w:type="paragraph" w:styleId="Textodeglobo">
    <w:name w:val="Balloon Text"/>
    <w:basedOn w:val="Normal"/>
    <w:link w:val="TextodegloboCar"/>
    <w:uiPriority w:val="99"/>
    <w:semiHidden/>
    <w:unhideWhenUsed/>
    <w:rsid w:val="00746EF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6EF2"/>
    <w:rPr>
      <w:rFonts w:ascii="Segoe UI" w:hAnsi="Segoe UI" w:cs="Segoe UI"/>
      <w:sz w:val="18"/>
      <w:szCs w:val="18"/>
    </w:rPr>
  </w:style>
  <w:style w:type="character" w:styleId="Textoennegrita">
    <w:name w:val="Strong"/>
    <w:basedOn w:val="Fuentedeprrafopredeter"/>
    <w:uiPriority w:val="22"/>
    <w:qFormat/>
    <w:rsid w:val="00C927BE"/>
    <w:rPr>
      <w:b/>
      <w:bCs/>
    </w:rPr>
  </w:style>
  <w:style w:type="table" w:customStyle="1" w:styleId="TableGrid0">
    <w:name w:val="Table Grid0"/>
    <w:basedOn w:val="Tablanormal"/>
    <w:uiPriority w:val="39"/>
    <w:rsid w:val="00D353F9"/>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353F9"/>
    <w:pPr>
      <w:spacing w:after="0" w:line="240" w:lineRule="auto"/>
    </w:pPr>
  </w:style>
  <w:style w:type="paragraph" w:styleId="Revisin">
    <w:name w:val="Revision"/>
    <w:hidden/>
    <w:uiPriority w:val="99"/>
    <w:semiHidden/>
    <w:rsid w:val="00810E12"/>
    <w:pPr>
      <w:spacing w:after="0" w:line="240" w:lineRule="auto"/>
    </w:pPr>
  </w:style>
  <w:style w:type="character" w:styleId="Mencinsinresolver">
    <w:name w:val="Unresolved Mention"/>
    <w:basedOn w:val="Fuentedeprrafopredeter"/>
    <w:uiPriority w:val="99"/>
    <w:semiHidden/>
    <w:unhideWhenUsed/>
    <w:rsid w:val="006D67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100774">
      <w:bodyDiv w:val="1"/>
      <w:marLeft w:val="0"/>
      <w:marRight w:val="0"/>
      <w:marTop w:val="0"/>
      <w:marBottom w:val="0"/>
      <w:divBdr>
        <w:top w:val="none" w:sz="0" w:space="0" w:color="auto"/>
        <w:left w:val="none" w:sz="0" w:space="0" w:color="auto"/>
        <w:bottom w:val="none" w:sz="0" w:space="0" w:color="auto"/>
        <w:right w:val="none" w:sz="0" w:space="0" w:color="auto"/>
      </w:divBdr>
    </w:div>
    <w:div w:id="198072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jpe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joel.parra@epn.edu.ec" TargetMode="External"/><Relationship Id="rId29" Type="http://schemas.openxmlformats.org/officeDocument/2006/relationships/image" Target="media/image12.png"/><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jpeg"/><Relationship Id="rId66" Type="http://schemas.microsoft.com/office/2020/10/relationships/intelligence" Target="intelligence2.xml"/><Relationship Id="rId5" Type="http://schemas.openxmlformats.org/officeDocument/2006/relationships/numbering" Target="numbering.xml"/><Relationship Id="rId61" Type="http://schemas.openxmlformats.org/officeDocument/2006/relationships/footer" Target="footer3.xml"/><Relationship Id="rId1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jpeg"/><Relationship Id="rId64"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jpe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jpe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jpe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1.png"/><Relationship Id="rId39"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ab7908d-6a7a-4761-a472-1a6b5774db42">
      <Terms xmlns="http://schemas.microsoft.com/office/infopath/2007/PartnerControls"/>
    </lcf76f155ced4ddcb4097134ff3c332f>
    <TaxCatchAll xmlns="11de04e6-b16f-4fce-aad5-c03d047314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94E3B63E751F44FB94D5C9F21CD1D35" ma:contentTypeVersion="16" ma:contentTypeDescription="Crear nuevo documento." ma:contentTypeScope="" ma:versionID="cd0137338f14f73d4706fd690fb136ca">
  <xsd:schema xmlns:xsd="http://www.w3.org/2001/XMLSchema" xmlns:xs="http://www.w3.org/2001/XMLSchema" xmlns:p="http://schemas.microsoft.com/office/2006/metadata/properties" xmlns:ns2="11de04e6-b16f-4fce-aad5-c03d047314a9" xmlns:ns3="dab7908d-6a7a-4761-a472-1a6b5774db42" targetNamespace="http://schemas.microsoft.com/office/2006/metadata/properties" ma:root="true" ma:fieldsID="f311fac1031e1a80859be555d6a5e028" ns2:_="" ns3:_="">
    <xsd:import namespace="11de04e6-b16f-4fce-aad5-c03d047314a9"/>
    <xsd:import namespace="dab7908d-6a7a-4761-a472-1a6b5774db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e04e6-b16f-4fce-aad5-c03d047314a9"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741bd48c-1da9-4ac9-bb16-48270c98835e}" ma:internalName="TaxCatchAll" ma:showField="CatchAllData" ma:web="11de04e6-b16f-4fce-aad5-c03d047314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ab7908d-6a7a-4761-a472-1a6b5774db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ac66ea1b-62c8-403d-964b-7ea82c984586"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Car06</b:Tag>
    <b:SourceType>Book</b:SourceType>
    <b:Guid>{528D2FAA-F42B-4C5E-A678-76E14611C832}</b:Guid>
    <b:Title>Metodología de la Investgación Científica. Curso general y aplicado</b:Title>
    <b:Year>2006</b:Year>
    <b:City>Santiago de Cali</b:City>
    <b:Publisher>U.S.C.</b:Publisher>
    <b:Author>
      <b:Author>
        <b:NameList>
          <b:Person>
            <b:Last>Carvajal</b:Last>
            <b:First>L</b:First>
          </b:Person>
        </b:NameList>
      </b:Author>
    </b:Author>
    <b:Pages>139</b:Pages>
    <b:Edition>28</b:Edition>
    <b:RefOrder>1</b:RefOrder>
  </b:Source>
</b:Sources>
</file>

<file path=customXml/itemProps1.xml><?xml version="1.0" encoding="utf-8"?>
<ds:datastoreItem xmlns:ds="http://schemas.openxmlformats.org/officeDocument/2006/customXml" ds:itemID="{6AD12CC3-136E-479A-A608-417D42FA0E2A}">
  <ds:schemaRefs>
    <ds:schemaRef ds:uri="http://schemas.openxmlformats.org/package/2006/metadata/core-properties"/>
    <ds:schemaRef ds:uri="http://purl.org/dc/elements/1.1/"/>
    <ds:schemaRef ds:uri="http://purl.org/dc/terms/"/>
    <ds:schemaRef ds:uri="11de04e6-b16f-4fce-aad5-c03d047314a9"/>
    <ds:schemaRef ds:uri="http://schemas.microsoft.com/office/2006/metadata/properties"/>
    <ds:schemaRef ds:uri="http://schemas.microsoft.com/office/infopath/2007/PartnerControls"/>
    <ds:schemaRef ds:uri="http://schemas.microsoft.com/office/2006/documentManagement/types"/>
    <ds:schemaRef ds:uri="dab7908d-6a7a-4761-a472-1a6b5774db42"/>
    <ds:schemaRef ds:uri="http://purl.org/dc/dcmitype/"/>
    <ds:schemaRef ds:uri="http://www.w3.org/XML/1998/namespace"/>
  </ds:schemaRefs>
</ds:datastoreItem>
</file>

<file path=customXml/itemProps2.xml><?xml version="1.0" encoding="utf-8"?>
<ds:datastoreItem xmlns:ds="http://schemas.openxmlformats.org/officeDocument/2006/customXml" ds:itemID="{210FBCAB-9548-4D40-A520-ED585467AB43}">
  <ds:schemaRefs>
    <ds:schemaRef ds:uri="http://schemas.microsoft.com/sharepoint/v3/contenttype/forms"/>
  </ds:schemaRefs>
</ds:datastoreItem>
</file>

<file path=customXml/itemProps3.xml><?xml version="1.0" encoding="utf-8"?>
<ds:datastoreItem xmlns:ds="http://schemas.openxmlformats.org/officeDocument/2006/customXml" ds:itemID="{BD4D442C-8F9A-456F-B90A-98BCBD4B4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de04e6-b16f-4fce-aad5-c03d047314a9"/>
    <ds:schemaRef ds:uri="dab7908d-6a7a-4761-a472-1a6b5774db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13760E-B022-46C0-A3D3-0023F82BF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65</Pages>
  <Words>9167</Words>
  <Characters>50424</Characters>
  <Application>Microsoft Office Word</Application>
  <DocSecurity>0</DocSecurity>
  <Lines>420</Lines>
  <Paragraphs>118</Paragraphs>
  <ScaleCrop>false</ScaleCrop>
  <Company/>
  <LinksUpToDate>false</LinksUpToDate>
  <CharactersWithSpaces>59473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Mejía</dc:creator>
  <cp:keywords/>
  <dc:description/>
  <cp:lastModifiedBy>JOEL ALEJANDRO PARRA MARANON</cp:lastModifiedBy>
  <cp:revision>153</cp:revision>
  <dcterms:created xsi:type="dcterms:W3CDTF">2025-10-06T09:35:00Z</dcterms:created>
  <dcterms:modified xsi:type="dcterms:W3CDTF">2025-12-08T02:30:00Z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0x010100C94E3B63E751F44FB94D5C9F21CD1D35</vt:lpwstr>
  </property>
  <property fmtid="{D5CDD505-2E9C-101B-9397-08002B2CF9AE}" pid="3" name="MediaServiceImageTags">
    <vt:lpwstr/>
  </property>
</Properties>
</file>